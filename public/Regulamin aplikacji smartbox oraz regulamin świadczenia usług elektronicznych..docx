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54C9F" w14:textId="2F866984" w:rsidR="00AC503A" w:rsidRPr="001F3834" w:rsidRDefault="00904A8A" w:rsidP="00F30784">
      <w:pPr>
        <w:spacing w:line="276" w:lineRule="auto"/>
        <w:jc w:val="center"/>
        <w:rPr>
          <w:sz w:val="20"/>
          <w:szCs w:val="20"/>
        </w:rPr>
      </w:pPr>
      <w:r w:rsidRPr="001F3834">
        <w:rPr>
          <w:rFonts w:asciiTheme="majorHAnsi" w:hAnsiTheme="majorHAnsi"/>
          <w:b/>
          <w:sz w:val="20"/>
          <w:szCs w:val="20"/>
        </w:rPr>
        <w:t xml:space="preserve">Regulamin </w:t>
      </w:r>
      <w:r w:rsidR="004E3C39" w:rsidRPr="001F3834">
        <w:rPr>
          <w:rFonts w:asciiTheme="majorHAnsi" w:hAnsiTheme="majorHAnsi"/>
          <w:b/>
          <w:sz w:val="20"/>
          <w:szCs w:val="20"/>
        </w:rPr>
        <w:t>Aplikacji</w:t>
      </w:r>
      <w:r w:rsidR="001D253C" w:rsidRPr="001F3834">
        <w:rPr>
          <w:rFonts w:asciiTheme="majorHAnsi" w:hAnsiTheme="majorHAnsi"/>
          <w:b/>
          <w:sz w:val="20"/>
          <w:szCs w:val="20"/>
        </w:rPr>
        <w:t xml:space="preserve"> </w:t>
      </w:r>
      <w:r w:rsidR="00877F80" w:rsidRPr="001F3834">
        <w:rPr>
          <w:rFonts w:asciiTheme="majorHAnsi" w:hAnsiTheme="majorHAnsi"/>
          <w:b/>
          <w:sz w:val="20"/>
          <w:szCs w:val="20"/>
        </w:rPr>
        <w:t>SmartBox</w:t>
      </w:r>
      <w:r w:rsidRPr="001F3834">
        <w:rPr>
          <w:rFonts w:asciiTheme="majorHAnsi" w:hAnsiTheme="majorHAnsi"/>
          <w:b/>
          <w:sz w:val="20"/>
          <w:szCs w:val="20"/>
        </w:rPr>
        <w:t xml:space="preserve"> </w:t>
      </w:r>
    </w:p>
    <w:p w14:paraId="0CA54CA0" w14:textId="7BF6BED5" w:rsidR="00AC503A" w:rsidRPr="001F3834" w:rsidRDefault="00AC503A" w:rsidP="00F30784">
      <w:pPr>
        <w:spacing w:line="276" w:lineRule="auto"/>
        <w:jc w:val="center"/>
        <w:rPr>
          <w:rFonts w:asciiTheme="majorHAnsi" w:hAnsiTheme="majorHAnsi"/>
          <w:b/>
          <w:sz w:val="20"/>
          <w:szCs w:val="20"/>
        </w:rPr>
      </w:pPr>
    </w:p>
    <w:p w14:paraId="4403F733" w14:textId="27457180" w:rsidR="000A5C9A" w:rsidRPr="001F3834" w:rsidRDefault="00E06CB7" w:rsidP="00F30784">
      <w:pPr>
        <w:spacing w:line="276" w:lineRule="auto"/>
        <w:jc w:val="center"/>
        <w:rPr>
          <w:rFonts w:asciiTheme="majorHAnsi" w:hAnsiTheme="majorHAnsi"/>
          <w:b/>
          <w:sz w:val="20"/>
          <w:szCs w:val="20"/>
        </w:rPr>
      </w:pPr>
      <w:r w:rsidRPr="001F3834">
        <w:rPr>
          <w:rFonts w:asciiTheme="majorHAnsi" w:hAnsiTheme="majorHAnsi"/>
          <w:b/>
          <w:sz w:val="20"/>
          <w:szCs w:val="20"/>
        </w:rPr>
        <w:t>[</w:t>
      </w:r>
      <w:r w:rsidR="000A5C9A" w:rsidRPr="001F3834">
        <w:rPr>
          <w:rFonts w:asciiTheme="majorHAnsi" w:hAnsiTheme="majorHAnsi"/>
          <w:b/>
          <w:sz w:val="20"/>
          <w:szCs w:val="20"/>
        </w:rPr>
        <w:t xml:space="preserve">ROZDZIAŁ I: </w:t>
      </w:r>
      <w:r w:rsidRPr="001F3834">
        <w:rPr>
          <w:rFonts w:asciiTheme="majorHAnsi" w:hAnsiTheme="majorHAnsi"/>
          <w:b/>
          <w:sz w:val="20"/>
          <w:szCs w:val="20"/>
        </w:rPr>
        <w:t>POSTANOWIENIA WSTĘPNE]</w:t>
      </w:r>
    </w:p>
    <w:p w14:paraId="70605CEB" w14:textId="77777777" w:rsidR="00E06CB7" w:rsidRPr="001F3834" w:rsidRDefault="00E06CB7" w:rsidP="00F30784">
      <w:pPr>
        <w:spacing w:line="276" w:lineRule="auto"/>
        <w:jc w:val="center"/>
        <w:rPr>
          <w:rFonts w:asciiTheme="majorHAnsi" w:hAnsiTheme="majorHAnsi"/>
          <w:b/>
          <w:sz w:val="20"/>
          <w:szCs w:val="20"/>
        </w:rPr>
      </w:pPr>
    </w:p>
    <w:p w14:paraId="0CA54CA1" w14:textId="77777777" w:rsidR="00AC503A" w:rsidRPr="001F3834" w:rsidRDefault="00904A8A" w:rsidP="00F30784">
      <w:pPr>
        <w:spacing w:line="276" w:lineRule="auto"/>
        <w:jc w:val="center"/>
        <w:rPr>
          <w:sz w:val="20"/>
          <w:szCs w:val="20"/>
        </w:rPr>
      </w:pPr>
      <w:r w:rsidRPr="001F3834">
        <w:rPr>
          <w:rFonts w:asciiTheme="majorHAnsi" w:hAnsiTheme="majorHAnsi" w:cs="Calibri"/>
          <w:b/>
          <w:sz w:val="20"/>
          <w:szCs w:val="20"/>
        </w:rPr>
        <w:t>§ 1.</w:t>
      </w:r>
    </w:p>
    <w:p w14:paraId="0CA54CA2" w14:textId="77777777" w:rsidR="00AC503A" w:rsidRPr="001F3834" w:rsidRDefault="00904A8A" w:rsidP="00F30784">
      <w:pPr>
        <w:spacing w:line="276" w:lineRule="auto"/>
        <w:jc w:val="center"/>
        <w:rPr>
          <w:sz w:val="20"/>
          <w:szCs w:val="20"/>
        </w:rPr>
      </w:pPr>
      <w:r w:rsidRPr="001F3834">
        <w:rPr>
          <w:rFonts w:asciiTheme="majorHAnsi" w:hAnsiTheme="majorHAnsi" w:cs="Calibri"/>
          <w:b/>
          <w:sz w:val="20"/>
          <w:szCs w:val="20"/>
        </w:rPr>
        <w:t>Postanowienia ogólne</w:t>
      </w:r>
    </w:p>
    <w:p w14:paraId="0CA54CA3" w14:textId="0AC2A51B" w:rsidR="00AC503A" w:rsidRPr="001F3834" w:rsidRDefault="00904A8A" w:rsidP="006667F9">
      <w:pPr>
        <w:pStyle w:val="Akapitzlist"/>
        <w:numPr>
          <w:ilvl w:val="0"/>
          <w:numId w:val="1"/>
        </w:numPr>
        <w:spacing w:before="0" w:after="0"/>
        <w:ind w:left="426" w:hanging="357"/>
        <w:jc w:val="both"/>
        <w:rPr>
          <w:sz w:val="20"/>
          <w:szCs w:val="20"/>
        </w:rPr>
      </w:pPr>
      <w:r w:rsidRPr="001F3834">
        <w:rPr>
          <w:rFonts w:cs="Calibri"/>
          <w:color w:val="00000A"/>
          <w:sz w:val="20"/>
          <w:szCs w:val="20"/>
        </w:rPr>
        <w:t xml:space="preserve">Regulamin </w:t>
      </w:r>
      <w:r w:rsidR="00D70098" w:rsidRPr="001F3834">
        <w:rPr>
          <w:rFonts w:cs="Calibri"/>
          <w:color w:val="00000A"/>
          <w:sz w:val="20"/>
          <w:szCs w:val="20"/>
        </w:rPr>
        <w:t>Aplikacji</w:t>
      </w:r>
      <w:r w:rsidR="00581A3B" w:rsidRPr="001F3834">
        <w:rPr>
          <w:rFonts w:cs="Calibri"/>
          <w:color w:val="00000A"/>
          <w:sz w:val="20"/>
          <w:szCs w:val="20"/>
        </w:rPr>
        <w:t xml:space="preserve"> </w:t>
      </w:r>
      <w:r w:rsidRPr="001F3834">
        <w:rPr>
          <w:rFonts w:cs="Calibri"/>
          <w:color w:val="00000A"/>
          <w:sz w:val="20"/>
          <w:szCs w:val="20"/>
        </w:rPr>
        <w:t xml:space="preserve">(dalej: ”Regulamin”) określa zasady zawierania umów pomiędzy </w:t>
      </w:r>
      <w:r w:rsidR="009D1809" w:rsidRPr="001F3834">
        <w:rPr>
          <w:rFonts w:cs="Calibri"/>
          <w:color w:val="00000A"/>
          <w:sz w:val="20"/>
          <w:szCs w:val="20"/>
        </w:rPr>
        <w:t>Operatorem</w:t>
      </w:r>
      <w:r w:rsidR="001D253C" w:rsidRPr="001F3834">
        <w:rPr>
          <w:rFonts w:cs="Calibri"/>
          <w:color w:val="00000A"/>
          <w:sz w:val="20"/>
          <w:szCs w:val="20"/>
        </w:rPr>
        <w:t xml:space="preserve"> </w:t>
      </w:r>
      <w:r w:rsidRPr="001F3834">
        <w:rPr>
          <w:rFonts w:cs="Calibri"/>
          <w:color w:val="00000A"/>
          <w:sz w:val="20"/>
          <w:szCs w:val="20"/>
        </w:rPr>
        <w:t xml:space="preserve">a </w:t>
      </w:r>
      <w:r w:rsidR="00301824" w:rsidRPr="001F3834">
        <w:rPr>
          <w:rFonts w:cs="Calibri"/>
          <w:color w:val="00000A"/>
          <w:sz w:val="20"/>
          <w:szCs w:val="20"/>
        </w:rPr>
        <w:t>Użytkownikiem</w:t>
      </w:r>
      <w:r w:rsidRPr="001F3834">
        <w:rPr>
          <w:rFonts w:cs="Calibri"/>
          <w:color w:val="00000A"/>
          <w:sz w:val="20"/>
          <w:szCs w:val="20"/>
        </w:rPr>
        <w:t>, w tym prawa i obowiązki Stron, zakres odpowiedzialności Stron i inne warunki umów, których przedmiotem będ</w:t>
      </w:r>
      <w:r w:rsidR="00233CA4" w:rsidRPr="001F3834">
        <w:rPr>
          <w:rFonts w:cs="Calibri"/>
          <w:color w:val="00000A"/>
          <w:sz w:val="20"/>
          <w:szCs w:val="20"/>
        </w:rPr>
        <w:t xml:space="preserve">zie </w:t>
      </w:r>
      <w:r w:rsidR="00BB19A4" w:rsidRPr="001F3834">
        <w:rPr>
          <w:rFonts w:cs="Calibri"/>
          <w:color w:val="00000A"/>
          <w:sz w:val="20"/>
          <w:szCs w:val="20"/>
        </w:rPr>
        <w:t xml:space="preserve">świadczenie Usług Elektronicznych w ramach </w:t>
      </w:r>
      <w:r w:rsidR="00D70098" w:rsidRPr="001F3834">
        <w:rPr>
          <w:rFonts w:cs="Calibri"/>
          <w:color w:val="00000A"/>
          <w:sz w:val="20"/>
          <w:szCs w:val="20"/>
        </w:rPr>
        <w:t>Aplikacji</w:t>
      </w:r>
      <w:r w:rsidR="00233CA4" w:rsidRPr="001F3834">
        <w:rPr>
          <w:rFonts w:cs="Calibri"/>
          <w:color w:val="00000A"/>
          <w:sz w:val="20"/>
          <w:szCs w:val="20"/>
        </w:rPr>
        <w:t xml:space="preserve"> </w:t>
      </w:r>
      <w:r w:rsidR="00311204" w:rsidRPr="001F3834">
        <w:rPr>
          <w:rFonts w:cs="Calibri"/>
          <w:color w:val="00000A"/>
          <w:sz w:val="20"/>
          <w:szCs w:val="20"/>
        </w:rPr>
        <w:t xml:space="preserve">oraz </w:t>
      </w:r>
      <w:r w:rsidR="00BB19A4" w:rsidRPr="001F3834">
        <w:rPr>
          <w:rFonts w:cs="Calibri"/>
          <w:color w:val="00000A"/>
          <w:sz w:val="20"/>
          <w:szCs w:val="20"/>
        </w:rPr>
        <w:t>Najem</w:t>
      </w:r>
      <w:r w:rsidR="00311204" w:rsidRPr="001F3834">
        <w:rPr>
          <w:rFonts w:cs="Calibri"/>
          <w:color w:val="00000A"/>
          <w:sz w:val="20"/>
          <w:szCs w:val="20"/>
        </w:rPr>
        <w:t xml:space="preserve"> Schowka</w:t>
      </w:r>
      <w:r w:rsidR="00BB19A4" w:rsidRPr="001F3834">
        <w:rPr>
          <w:rFonts w:cs="Calibri"/>
          <w:color w:val="00000A"/>
          <w:sz w:val="20"/>
          <w:szCs w:val="20"/>
        </w:rPr>
        <w:t xml:space="preserve"> za pomocą </w:t>
      </w:r>
      <w:r w:rsidR="00D70098" w:rsidRPr="001F3834">
        <w:rPr>
          <w:rFonts w:cs="Calibri"/>
          <w:color w:val="00000A"/>
          <w:sz w:val="20"/>
          <w:szCs w:val="20"/>
        </w:rPr>
        <w:t>Aplikacji</w:t>
      </w:r>
      <w:r w:rsidRPr="001F3834">
        <w:rPr>
          <w:rFonts w:cs="Calibri"/>
          <w:color w:val="00000A"/>
          <w:sz w:val="20"/>
          <w:szCs w:val="20"/>
        </w:rPr>
        <w:t>.</w:t>
      </w:r>
      <w:r w:rsidR="00581A3B" w:rsidRPr="001F3834">
        <w:rPr>
          <w:rFonts w:cs="Calibri"/>
          <w:color w:val="00000A"/>
          <w:sz w:val="20"/>
          <w:szCs w:val="20"/>
        </w:rPr>
        <w:t xml:space="preserve"> </w:t>
      </w:r>
    </w:p>
    <w:p w14:paraId="0CA54CA5" w14:textId="69AB6B93" w:rsidR="00904A8A" w:rsidRPr="001F3834" w:rsidRDefault="00904A8A" w:rsidP="006667F9">
      <w:pPr>
        <w:numPr>
          <w:ilvl w:val="0"/>
          <w:numId w:val="1"/>
        </w:numPr>
        <w:shd w:val="clear" w:color="auto" w:fill="FFFFFF"/>
        <w:spacing w:line="276" w:lineRule="auto"/>
        <w:ind w:left="426" w:hanging="357"/>
        <w:jc w:val="both"/>
        <w:rPr>
          <w:rFonts w:ascii="Cambria" w:eastAsia="Times New Roman" w:hAnsi="Cambria" w:cs="Calibri"/>
          <w:sz w:val="20"/>
          <w:szCs w:val="20"/>
          <w:lang w:eastAsia="pl-PL"/>
        </w:rPr>
      </w:pPr>
      <w:r w:rsidRPr="001F3834">
        <w:rPr>
          <w:rFonts w:asciiTheme="majorHAnsi" w:eastAsia="Times New Roman" w:hAnsiTheme="majorHAnsi" w:cs="Calibri"/>
          <w:sz w:val="20"/>
          <w:szCs w:val="20"/>
          <w:lang w:eastAsia="pl-PL"/>
        </w:rPr>
        <w:t>W razie</w:t>
      </w:r>
      <w:r w:rsidR="00581A3B" w:rsidRPr="001F3834">
        <w:rPr>
          <w:rFonts w:asciiTheme="majorHAnsi" w:eastAsia="Times New Roman" w:hAnsiTheme="majorHAnsi" w:cs="Calibri"/>
          <w:sz w:val="20"/>
          <w:szCs w:val="20"/>
          <w:lang w:eastAsia="pl-PL"/>
        </w:rPr>
        <w:t xml:space="preserve"> </w:t>
      </w:r>
      <w:r w:rsidRPr="001F3834">
        <w:rPr>
          <w:rFonts w:asciiTheme="majorHAnsi" w:eastAsia="Times New Roman" w:hAnsiTheme="majorHAnsi" w:cs="Calibri"/>
          <w:sz w:val="20"/>
          <w:szCs w:val="20"/>
          <w:lang w:eastAsia="pl-PL"/>
        </w:rPr>
        <w:t>sprzeczności pomiędzy</w:t>
      </w:r>
      <w:r w:rsidRPr="001F3834">
        <w:rPr>
          <w:rFonts w:ascii="Cambria" w:eastAsia="Times New Roman" w:hAnsi="Cambria" w:cs="Calibri"/>
          <w:sz w:val="20"/>
          <w:szCs w:val="20"/>
          <w:lang w:eastAsia="pl-PL"/>
        </w:rPr>
        <w:t xml:space="preserve"> postanowieniami Regulaminu a postanowieniami umowy odrębnej Strony związane są treścią zawartej umowy odrębnej.</w:t>
      </w:r>
    </w:p>
    <w:p w14:paraId="704AE04F" w14:textId="6844A857" w:rsidR="002567FE" w:rsidRPr="001F3834" w:rsidRDefault="002567FE" w:rsidP="006667F9">
      <w:pPr>
        <w:numPr>
          <w:ilvl w:val="0"/>
          <w:numId w:val="1"/>
        </w:numPr>
        <w:shd w:val="clear" w:color="auto" w:fill="FFFFFF"/>
        <w:spacing w:line="276" w:lineRule="auto"/>
        <w:ind w:left="426"/>
        <w:jc w:val="both"/>
        <w:rPr>
          <w:rFonts w:ascii="Cambria" w:eastAsia="Times New Roman" w:hAnsi="Cambria" w:cs="Calibri"/>
          <w:sz w:val="20"/>
          <w:szCs w:val="20"/>
          <w:lang w:eastAsia="pl-PL"/>
        </w:rPr>
      </w:pPr>
      <w:r w:rsidRPr="001F3834">
        <w:rPr>
          <w:rFonts w:ascii="Cambria" w:eastAsia="Times New Roman" w:hAnsi="Cambria" w:cs="Calibri"/>
          <w:sz w:val="20"/>
          <w:szCs w:val="20"/>
          <w:lang w:eastAsia="pl-PL"/>
        </w:rPr>
        <w:t xml:space="preserve">Integralną część Regulaminu stanowi Polityka prywatności, regulująca kwestie związane z ochroną danych osobowych. </w:t>
      </w:r>
    </w:p>
    <w:p w14:paraId="0CA54CAF" w14:textId="07486565" w:rsidR="00AC503A" w:rsidRPr="001F3834" w:rsidRDefault="00AC503A" w:rsidP="00F30784">
      <w:pPr>
        <w:pStyle w:val="Akapitzlist"/>
        <w:spacing w:before="0" w:after="0"/>
        <w:ind w:left="284"/>
        <w:jc w:val="both"/>
        <w:rPr>
          <w:sz w:val="20"/>
          <w:szCs w:val="20"/>
        </w:rPr>
      </w:pPr>
    </w:p>
    <w:p w14:paraId="0CA54CB0" w14:textId="77777777" w:rsidR="00AC503A" w:rsidRPr="001F3834" w:rsidRDefault="00904A8A" w:rsidP="00F30784">
      <w:pPr>
        <w:spacing w:line="276" w:lineRule="auto"/>
        <w:jc w:val="center"/>
        <w:rPr>
          <w:sz w:val="20"/>
          <w:szCs w:val="20"/>
        </w:rPr>
      </w:pPr>
      <w:r w:rsidRPr="001F3834">
        <w:rPr>
          <w:rFonts w:asciiTheme="majorHAnsi" w:hAnsiTheme="majorHAnsi" w:cs="Calibri"/>
          <w:b/>
          <w:sz w:val="20"/>
          <w:szCs w:val="20"/>
        </w:rPr>
        <w:t>§ 2.</w:t>
      </w:r>
    </w:p>
    <w:p w14:paraId="0CA54CB1" w14:textId="4A9E98A2" w:rsidR="00AC503A" w:rsidRPr="001F3834" w:rsidRDefault="00354A05" w:rsidP="00F30784">
      <w:pPr>
        <w:spacing w:line="276" w:lineRule="auto"/>
        <w:jc w:val="center"/>
        <w:rPr>
          <w:sz w:val="20"/>
          <w:szCs w:val="20"/>
        </w:rPr>
      </w:pPr>
      <w:r w:rsidRPr="001F3834">
        <w:rPr>
          <w:rFonts w:asciiTheme="majorHAnsi" w:hAnsiTheme="majorHAnsi" w:cs="Calibri"/>
          <w:b/>
          <w:sz w:val="20"/>
          <w:szCs w:val="20"/>
        </w:rPr>
        <w:t>Definicje</w:t>
      </w:r>
    </w:p>
    <w:p w14:paraId="0CA54CB2" w14:textId="2CFAFFE7" w:rsidR="00AC503A" w:rsidRPr="001F3834" w:rsidRDefault="00904A8A" w:rsidP="00F30784">
      <w:pPr>
        <w:spacing w:line="276" w:lineRule="auto"/>
        <w:jc w:val="both"/>
        <w:rPr>
          <w:sz w:val="20"/>
          <w:szCs w:val="20"/>
        </w:rPr>
      </w:pPr>
      <w:r w:rsidRPr="001F3834">
        <w:rPr>
          <w:rFonts w:asciiTheme="majorHAnsi" w:hAnsiTheme="majorHAnsi" w:cs="Calibri"/>
          <w:sz w:val="20"/>
          <w:szCs w:val="20"/>
        </w:rPr>
        <w:t>Użyte w Regulaminie pojęcia oznaczają, co następuje:</w:t>
      </w:r>
    </w:p>
    <w:p w14:paraId="71FCC2C2" w14:textId="46CFA498" w:rsidR="00EF030F" w:rsidRPr="001F3834" w:rsidRDefault="00EF030F" w:rsidP="006667F9">
      <w:pPr>
        <w:numPr>
          <w:ilvl w:val="0"/>
          <w:numId w:val="2"/>
        </w:numPr>
        <w:shd w:val="clear" w:color="auto" w:fill="FFFFFF"/>
        <w:spacing w:line="276" w:lineRule="auto"/>
        <w:ind w:left="426"/>
        <w:jc w:val="both"/>
        <w:rPr>
          <w:rFonts w:ascii="Cambria" w:hAnsi="Cambria"/>
          <w:sz w:val="20"/>
          <w:szCs w:val="20"/>
        </w:rPr>
      </w:pPr>
      <w:r w:rsidRPr="001F3834">
        <w:rPr>
          <w:rFonts w:ascii="Cambria" w:hAnsi="Cambria"/>
          <w:b/>
          <w:bCs/>
          <w:sz w:val="20"/>
          <w:szCs w:val="20"/>
        </w:rPr>
        <w:t>akcje specjalne</w:t>
      </w:r>
      <w:r w:rsidRPr="001F3834">
        <w:rPr>
          <w:rFonts w:ascii="Cambria" w:hAnsi="Cambria"/>
          <w:sz w:val="20"/>
          <w:szCs w:val="20"/>
        </w:rPr>
        <w:t xml:space="preserve"> — przez „akcje specjalne” należy rozumieć </w:t>
      </w:r>
      <w:r w:rsidR="00613B9A" w:rsidRPr="001F3834">
        <w:rPr>
          <w:rFonts w:ascii="Cambria" w:hAnsi="Cambria"/>
          <w:sz w:val="20"/>
          <w:szCs w:val="20"/>
        </w:rPr>
        <w:t xml:space="preserve">wszelkie działania promocyjne, reklamowe, marketingowe etc., które są realizowane przez </w:t>
      </w:r>
      <w:r w:rsidR="009D1809" w:rsidRPr="001F3834">
        <w:rPr>
          <w:rFonts w:ascii="Cambria" w:hAnsi="Cambria"/>
          <w:sz w:val="20"/>
          <w:szCs w:val="20"/>
        </w:rPr>
        <w:t>Operatora</w:t>
      </w:r>
      <w:r w:rsidR="00613B9A" w:rsidRPr="001F3834">
        <w:rPr>
          <w:rFonts w:ascii="Cambria" w:hAnsi="Cambria"/>
          <w:sz w:val="20"/>
          <w:szCs w:val="20"/>
        </w:rPr>
        <w:t xml:space="preserve"> na potrzeby popularyzacji </w:t>
      </w:r>
      <w:r w:rsidR="00D70098" w:rsidRPr="001F3834">
        <w:rPr>
          <w:rFonts w:ascii="Cambria" w:hAnsi="Cambria"/>
          <w:sz w:val="20"/>
          <w:szCs w:val="20"/>
        </w:rPr>
        <w:t>Aplikacji</w:t>
      </w:r>
      <w:r w:rsidR="008259E7" w:rsidRPr="001F3834">
        <w:rPr>
          <w:rFonts w:ascii="Cambria" w:hAnsi="Cambria"/>
          <w:sz w:val="20"/>
          <w:szCs w:val="20"/>
        </w:rPr>
        <w:t>.</w:t>
      </w:r>
      <w:r w:rsidR="000917A9" w:rsidRPr="001F3834">
        <w:rPr>
          <w:rFonts w:ascii="Cambria" w:hAnsi="Cambria"/>
          <w:sz w:val="20"/>
          <w:szCs w:val="20"/>
        </w:rPr>
        <w:t xml:space="preserve"> </w:t>
      </w:r>
      <w:r w:rsidR="008259E7" w:rsidRPr="001F3834">
        <w:rPr>
          <w:rFonts w:ascii="Cambria" w:hAnsi="Cambria"/>
          <w:sz w:val="20"/>
          <w:szCs w:val="20"/>
        </w:rPr>
        <w:t>A</w:t>
      </w:r>
      <w:r w:rsidR="000917A9" w:rsidRPr="001F3834">
        <w:rPr>
          <w:rFonts w:ascii="Cambria" w:hAnsi="Cambria"/>
          <w:sz w:val="20"/>
          <w:szCs w:val="20"/>
        </w:rPr>
        <w:t xml:space="preserve">kcją specjalną może być np. akcja promocyjna realizowana </w:t>
      </w:r>
      <w:r w:rsidR="00537337" w:rsidRPr="001F3834">
        <w:rPr>
          <w:rFonts w:ascii="Cambria" w:hAnsi="Cambria"/>
          <w:sz w:val="20"/>
          <w:szCs w:val="20"/>
        </w:rPr>
        <w:t xml:space="preserve">przez </w:t>
      </w:r>
      <w:r w:rsidR="008259E7" w:rsidRPr="001F3834">
        <w:rPr>
          <w:rFonts w:ascii="Cambria" w:hAnsi="Cambria"/>
          <w:sz w:val="20"/>
          <w:szCs w:val="20"/>
        </w:rPr>
        <w:t xml:space="preserve">wyłącznie przez </w:t>
      </w:r>
      <w:r w:rsidR="009D1809" w:rsidRPr="001F3834">
        <w:rPr>
          <w:rFonts w:ascii="Cambria" w:hAnsi="Cambria"/>
          <w:sz w:val="20"/>
          <w:szCs w:val="20"/>
        </w:rPr>
        <w:t>Operatora</w:t>
      </w:r>
      <w:r w:rsidR="00537337" w:rsidRPr="001F3834">
        <w:rPr>
          <w:rFonts w:ascii="Cambria" w:hAnsi="Cambria"/>
          <w:sz w:val="20"/>
          <w:szCs w:val="20"/>
        </w:rPr>
        <w:t xml:space="preserve"> </w:t>
      </w:r>
      <w:r w:rsidR="008259E7" w:rsidRPr="001F3834">
        <w:rPr>
          <w:rFonts w:ascii="Cambria" w:hAnsi="Cambria"/>
          <w:sz w:val="20"/>
          <w:szCs w:val="20"/>
        </w:rPr>
        <w:t>lub przez Operatora w</w:t>
      </w:r>
      <w:r w:rsidR="00537337" w:rsidRPr="001F3834">
        <w:rPr>
          <w:rFonts w:ascii="Cambria" w:hAnsi="Cambria"/>
          <w:sz w:val="20"/>
          <w:szCs w:val="20"/>
        </w:rPr>
        <w:t>e współpracy z Partnerem;</w:t>
      </w:r>
    </w:p>
    <w:p w14:paraId="0CA54CB4" w14:textId="2F8EE75C" w:rsidR="00AC503A" w:rsidRPr="001F3834" w:rsidRDefault="00D70098" w:rsidP="006667F9">
      <w:pPr>
        <w:numPr>
          <w:ilvl w:val="0"/>
          <w:numId w:val="2"/>
        </w:numPr>
        <w:shd w:val="clear" w:color="auto" w:fill="FFFFFF"/>
        <w:spacing w:line="276" w:lineRule="auto"/>
        <w:ind w:left="426"/>
        <w:jc w:val="both"/>
        <w:rPr>
          <w:sz w:val="20"/>
          <w:szCs w:val="20"/>
        </w:rPr>
      </w:pPr>
      <w:r w:rsidRPr="001F3834">
        <w:rPr>
          <w:rFonts w:asciiTheme="majorHAnsi" w:eastAsia="Times New Roman" w:hAnsiTheme="majorHAnsi" w:cs="Calibri"/>
          <w:b/>
          <w:sz w:val="20"/>
          <w:szCs w:val="20"/>
          <w:lang w:eastAsia="pl-PL"/>
        </w:rPr>
        <w:t>Aplikacja</w:t>
      </w:r>
      <w:r w:rsidR="00581A3B" w:rsidRPr="001F3834">
        <w:rPr>
          <w:rFonts w:asciiTheme="majorHAnsi" w:eastAsia="Times New Roman" w:hAnsiTheme="majorHAnsi" w:cs="Calibri"/>
          <w:b/>
          <w:sz w:val="20"/>
          <w:szCs w:val="20"/>
          <w:lang w:eastAsia="pl-PL"/>
        </w:rPr>
        <w:t xml:space="preserve"> </w:t>
      </w:r>
      <w:r w:rsidR="00904A8A" w:rsidRPr="001F3834">
        <w:rPr>
          <w:rFonts w:asciiTheme="majorHAnsi" w:eastAsia="Times New Roman" w:hAnsiTheme="majorHAnsi" w:cs="Calibri"/>
          <w:sz w:val="20"/>
          <w:szCs w:val="20"/>
          <w:lang w:eastAsia="pl-PL"/>
        </w:rPr>
        <w:t xml:space="preserve">— „przez </w:t>
      </w:r>
      <w:r w:rsidRPr="001F3834">
        <w:rPr>
          <w:rFonts w:asciiTheme="majorHAnsi" w:eastAsia="Times New Roman" w:hAnsiTheme="majorHAnsi" w:cs="Calibri"/>
          <w:sz w:val="20"/>
          <w:szCs w:val="20"/>
          <w:lang w:eastAsia="pl-PL"/>
        </w:rPr>
        <w:t>Aplikację</w:t>
      </w:r>
      <w:r w:rsidR="00904A8A" w:rsidRPr="001F3834">
        <w:rPr>
          <w:rFonts w:asciiTheme="majorHAnsi" w:eastAsia="Times New Roman" w:hAnsiTheme="majorHAnsi" w:cs="Calibri"/>
          <w:sz w:val="20"/>
          <w:szCs w:val="20"/>
          <w:lang w:eastAsia="pl-PL"/>
        </w:rPr>
        <w:t>” należy rozumieć autorskie, oryginalne oprogramowanie</w:t>
      </w:r>
      <w:r w:rsidR="00100832" w:rsidRPr="001F3834">
        <w:rPr>
          <w:rFonts w:asciiTheme="majorHAnsi" w:eastAsia="Times New Roman" w:hAnsiTheme="majorHAnsi" w:cs="Calibri"/>
          <w:sz w:val="20"/>
          <w:szCs w:val="20"/>
          <w:lang w:eastAsia="pl-PL"/>
        </w:rPr>
        <w:t xml:space="preserve"> pod nazwą </w:t>
      </w:r>
      <w:r w:rsidR="00CB1E90" w:rsidRPr="001F3834">
        <w:rPr>
          <w:rFonts w:asciiTheme="majorHAnsi" w:eastAsia="Times New Roman" w:hAnsiTheme="majorHAnsi" w:cs="Calibri"/>
          <w:sz w:val="20"/>
          <w:szCs w:val="20"/>
          <w:lang w:eastAsia="pl-PL"/>
        </w:rPr>
        <w:t>SmartBox</w:t>
      </w:r>
      <w:r w:rsidR="00904A8A" w:rsidRPr="001F3834">
        <w:rPr>
          <w:rFonts w:asciiTheme="majorHAnsi" w:eastAsia="Times New Roman" w:hAnsiTheme="majorHAnsi" w:cs="Calibri"/>
          <w:sz w:val="20"/>
          <w:szCs w:val="20"/>
          <w:lang w:eastAsia="pl-PL"/>
        </w:rPr>
        <w:t xml:space="preserve">, które </w:t>
      </w:r>
      <w:r w:rsidR="009D1809" w:rsidRPr="001F3834">
        <w:rPr>
          <w:rFonts w:asciiTheme="majorHAnsi" w:eastAsia="Times New Roman" w:hAnsiTheme="majorHAnsi" w:cs="Calibri"/>
          <w:sz w:val="20"/>
          <w:szCs w:val="20"/>
          <w:lang w:eastAsia="pl-PL"/>
        </w:rPr>
        <w:t>Operator</w:t>
      </w:r>
      <w:r w:rsidR="00904A8A" w:rsidRPr="001F3834">
        <w:rPr>
          <w:rFonts w:asciiTheme="majorHAnsi" w:eastAsia="Times New Roman" w:hAnsiTheme="majorHAnsi" w:cs="Calibri"/>
          <w:sz w:val="20"/>
          <w:szCs w:val="20"/>
          <w:lang w:eastAsia="pl-PL"/>
        </w:rPr>
        <w:t xml:space="preserve"> oferuje swoim </w:t>
      </w:r>
      <w:r w:rsidR="0003403F" w:rsidRPr="001F3834">
        <w:rPr>
          <w:rFonts w:asciiTheme="majorHAnsi" w:eastAsia="Times New Roman" w:hAnsiTheme="majorHAnsi" w:cs="Calibri"/>
          <w:sz w:val="20"/>
          <w:szCs w:val="20"/>
          <w:lang w:eastAsia="pl-PL"/>
        </w:rPr>
        <w:t>Użytkownikom</w:t>
      </w:r>
      <w:r w:rsidR="00904A8A" w:rsidRPr="001F3834">
        <w:rPr>
          <w:rFonts w:asciiTheme="majorHAnsi" w:eastAsia="Times New Roman" w:hAnsiTheme="majorHAnsi" w:cs="Calibri"/>
          <w:sz w:val="20"/>
          <w:szCs w:val="20"/>
          <w:lang w:eastAsia="pl-PL"/>
        </w:rPr>
        <w:t xml:space="preserve"> w ramach posiadanej infrastruktury, przy czym oprogramowanie to jest udostępniane </w:t>
      </w:r>
      <w:r w:rsidR="0003403F" w:rsidRPr="001F3834">
        <w:rPr>
          <w:rFonts w:asciiTheme="majorHAnsi" w:eastAsia="Times New Roman" w:hAnsiTheme="majorHAnsi" w:cs="Calibri"/>
          <w:sz w:val="20"/>
          <w:szCs w:val="20"/>
          <w:lang w:eastAsia="pl-PL"/>
        </w:rPr>
        <w:t>Użytkownikom</w:t>
      </w:r>
      <w:r w:rsidR="00904A8A" w:rsidRPr="001F3834">
        <w:rPr>
          <w:rFonts w:asciiTheme="majorHAnsi" w:eastAsia="Times New Roman" w:hAnsiTheme="majorHAnsi" w:cs="Calibri"/>
          <w:sz w:val="20"/>
          <w:szCs w:val="20"/>
          <w:lang w:eastAsia="pl-PL"/>
        </w:rPr>
        <w:t xml:space="preserve"> w formule Saa</w:t>
      </w:r>
      <w:r w:rsidR="006D29F4" w:rsidRPr="001F3834">
        <w:rPr>
          <w:rFonts w:asciiTheme="majorHAnsi" w:eastAsia="Times New Roman" w:hAnsiTheme="majorHAnsi" w:cs="Calibri"/>
          <w:sz w:val="20"/>
          <w:szCs w:val="20"/>
          <w:lang w:eastAsia="pl-PL"/>
        </w:rPr>
        <w:t>S</w:t>
      </w:r>
      <w:r w:rsidR="00B76FE1" w:rsidRPr="001F3834">
        <w:rPr>
          <w:rFonts w:asciiTheme="majorHAnsi" w:eastAsia="Times New Roman" w:hAnsiTheme="majorHAnsi" w:cs="Calibri"/>
          <w:sz w:val="20"/>
          <w:szCs w:val="20"/>
          <w:lang w:eastAsia="pl-PL"/>
        </w:rPr>
        <w:t xml:space="preserve"> </w:t>
      </w:r>
      <w:r w:rsidR="00AB3DD5" w:rsidRPr="001F3834">
        <w:rPr>
          <w:rFonts w:asciiTheme="majorHAnsi" w:eastAsia="Times New Roman" w:hAnsiTheme="majorHAnsi" w:cs="Calibri"/>
          <w:sz w:val="20"/>
          <w:szCs w:val="20"/>
          <w:lang w:eastAsia="pl-PL"/>
        </w:rPr>
        <w:t>na potrzeby korzystania z</w:t>
      </w:r>
      <w:r w:rsidR="00EE2B7A" w:rsidRPr="001F3834">
        <w:rPr>
          <w:rFonts w:asciiTheme="majorHAnsi" w:eastAsia="Times New Roman" w:hAnsiTheme="majorHAnsi" w:cs="Calibri"/>
          <w:sz w:val="20"/>
          <w:szCs w:val="20"/>
          <w:lang w:eastAsia="pl-PL"/>
        </w:rPr>
        <w:t>e Schowków w ramach najmu</w:t>
      </w:r>
      <w:r w:rsidR="00F20FA5" w:rsidRPr="001F3834">
        <w:rPr>
          <w:rFonts w:asciiTheme="majorHAnsi" w:eastAsia="Times New Roman" w:hAnsiTheme="majorHAnsi" w:cs="Calibri"/>
          <w:sz w:val="20"/>
          <w:szCs w:val="20"/>
          <w:lang w:eastAsia="pl-PL"/>
        </w:rPr>
        <w:t>.</w:t>
      </w:r>
      <w:r w:rsidR="00904A8A" w:rsidRPr="001F3834">
        <w:rPr>
          <w:rFonts w:asciiTheme="majorHAnsi" w:eastAsia="Times New Roman" w:hAnsiTheme="majorHAnsi" w:cs="Calibri"/>
          <w:sz w:val="20"/>
          <w:szCs w:val="20"/>
          <w:lang w:eastAsia="pl-PL"/>
        </w:rPr>
        <w:t xml:space="preserve"> </w:t>
      </w:r>
      <w:r w:rsidR="009D1809" w:rsidRPr="001F3834">
        <w:rPr>
          <w:rFonts w:asciiTheme="majorHAnsi" w:eastAsia="Times New Roman" w:hAnsiTheme="majorHAnsi" w:cs="Calibri"/>
          <w:sz w:val="20"/>
          <w:szCs w:val="20"/>
          <w:lang w:eastAsia="pl-PL"/>
        </w:rPr>
        <w:t>Operatorowi</w:t>
      </w:r>
      <w:r w:rsidR="00904A8A" w:rsidRPr="001F3834">
        <w:rPr>
          <w:rFonts w:asciiTheme="majorHAnsi" w:eastAsia="Times New Roman" w:hAnsiTheme="majorHAnsi" w:cs="Calibri"/>
          <w:sz w:val="20"/>
          <w:szCs w:val="20"/>
          <w:lang w:eastAsia="pl-PL"/>
        </w:rPr>
        <w:t xml:space="preserve"> przysługują wszelkie prawa do przedmiotowego oprogramowania i może on udzielać licencji na korzystanie z niego wedle własnego uznania; </w:t>
      </w:r>
    </w:p>
    <w:p w14:paraId="0CA54CB6" w14:textId="6E146FDD" w:rsidR="00AC503A" w:rsidRPr="001F3834" w:rsidRDefault="00904A8A" w:rsidP="006667F9">
      <w:pPr>
        <w:numPr>
          <w:ilvl w:val="0"/>
          <w:numId w:val="2"/>
        </w:numPr>
        <w:shd w:val="clear" w:color="auto" w:fill="FFFFFF"/>
        <w:spacing w:line="276" w:lineRule="auto"/>
        <w:ind w:left="426"/>
        <w:jc w:val="both"/>
        <w:rPr>
          <w:sz w:val="20"/>
          <w:szCs w:val="20"/>
        </w:rPr>
      </w:pPr>
      <w:r w:rsidRPr="001F3834">
        <w:rPr>
          <w:rFonts w:asciiTheme="majorHAnsi" w:eastAsia="Times New Roman" w:hAnsiTheme="majorHAnsi" w:cs="Calibri"/>
          <w:b/>
          <w:bCs/>
          <w:sz w:val="20"/>
          <w:szCs w:val="20"/>
          <w:lang w:eastAsia="pl-PL"/>
        </w:rPr>
        <w:t>awaria</w:t>
      </w:r>
      <w:r w:rsidRPr="001F3834">
        <w:rPr>
          <w:rFonts w:asciiTheme="majorHAnsi" w:eastAsia="Times New Roman" w:hAnsiTheme="majorHAnsi" w:cs="Calibri"/>
          <w:sz w:val="20"/>
          <w:szCs w:val="20"/>
          <w:lang w:eastAsia="pl-PL"/>
        </w:rPr>
        <w:t xml:space="preserve"> — </w:t>
      </w:r>
      <w:r w:rsidRPr="001F3834">
        <w:rPr>
          <w:rFonts w:asciiTheme="majorHAnsi" w:hAnsiTheme="majorHAnsi" w:cs="Calibri"/>
          <w:sz w:val="20"/>
          <w:szCs w:val="20"/>
        </w:rPr>
        <w:t xml:space="preserve">przez „awarię” należy rozumieć </w:t>
      </w:r>
      <w:r w:rsidRPr="001F3834">
        <w:rPr>
          <w:rFonts w:asciiTheme="majorHAnsi" w:eastAsia="Times New Roman" w:hAnsiTheme="majorHAnsi" w:cs="Calibri"/>
          <w:sz w:val="20"/>
          <w:szCs w:val="20"/>
          <w:lang w:eastAsia="pl-PL"/>
        </w:rPr>
        <w:t xml:space="preserve">całkowite wstrzymanie działania </w:t>
      </w:r>
      <w:r w:rsidR="00D70098" w:rsidRPr="001F3834">
        <w:rPr>
          <w:rFonts w:asciiTheme="majorHAnsi" w:eastAsia="Times New Roman" w:hAnsiTheme="majorHAnsi" w:cs="Calibri"/>
          <w:sz w:val="20"/>
          <w:szCs w:val="20"/>
          <w:lang w:eastAsia="pl-PL"/>
        </w:rPr>
        <w:t>Aplikacji</w:t>
      </w:r>
      <w:r w:rsidRPr="001F3834">
        <w:rPr>
          <w:rFonts w:asciiTheme="majorHAnsi" w:eastAsia="Times New Roman" w:hAnsiTheme="majorHAnsi" w:cs="Calibri"/>
          <w:sz w:val="20"/>
          <w:szCs w:val="20"/>
          <w:lang w:eastAsia="pl-PL"/>
        </w:rPr>
        <w:t xml:space="preserve">, zawieszanie się </w:t>
      </w:r>
      <w:r w:rsidR="00D70098" w:rsidRPr="001F3834">
        <w:rPr>
          <w:rFonts w:asciiTheme="majorHAnsi" w:eastAsia="Times New Roman" w:hAnsiTheme="majorHAnsi" w:cs="Calibri"/>
          <w:sz w:val="20"/>
          <w:szCs w:val="20"/>
          <w:lang w:eastAsia="pl-PL"/>
        </w:rPr>
        <w:t>Aplikacji</w:t>
      </w:r>
      <w:r w:rsidRPr="001F3834">
        <w:rPr>
          <w:rFonts w:asciiTheme="majorHAnsi" w:eastAsia="Times New Roman" w:hAnsiTheme="majorHAnsi" w:cs="Calibri"/>
          <w:sz w:val="20"/>
          <w:szCs w:val="20"/>
          <w:lang w:eastAsia="pl-PL"/>
        </w:rPr>
        <w:t xml:space="preserve"> uniemożliwiające korzystanie z </w:t>
      </w:r>
      <w:r w:rsidR="00D70098" w:rsidRPr="001F3834">
        <w:rPr>
          <w:rFonts w:asciiTheme="majorHAnsi" w:eastAsia="Times New Roman" w:hAnsiTheme="majorHAnsi" w:cs="Calibri"/>
          <w:sz w:val="20"/>
          <w:szCs w:val="20"/>
          <w:lang w:eastAsia="pl-PL"/>
        </w:rPr>
        <w:t>Aplikacji</w:t>
      </w:r>
      <w:r w:rsidRPr="001F3834">
        <w:rPr>
          <w:rFonts w:asciiTheme="majorHAnsi" w:eastAsia="Times New Roman" w:hAnsiTheme="majorHAnsi" w:cs="Calibri"/>
          <w:sz w:val="20"/>
          <w:szCs w:val="20"/>
          <w:lang w:eastAsia="pl-PL"/>
        </w:rPr>
        <w:t xml:space="preserve"> lub inną przeszkodę całkowicie uniemożliwiającą prawidłowe korzystanie z </w:t>
      </w:r>
      <w:r w:rsidR="00D70098" w:rsidRPr="001F3834">
        <w:rPr>
          <w:rFonts w:asciiTheme="majorHAnsi" w:eastAsia="Times New Roman" w:hAnsiTheme="majorHAnsi" w:cs="Calibri"/>
          <w:sz w:val="20"/>
          <w:szCs w:val="20"/>
          <w:lang w:eastAsia="pl-PL"/>
        </w:rPr>
        <w:t>Aplikacji</w:t>
      </w:r>
      <w:r w:rsidRPr="001F3834">
        <w:rPr>
          <w:rFonts w:asciiTheme="majorHAnsi" w:eastAsia="Times New Roman" w:hAnsiTheme="majorHAnsi" w:cs="Calibri"/>
          <w:sz w:val="20"/>
          <w:szCs w:val="20"/>
          <w:lang w:eastAsia="pl-PL"/>
        </w:rPr>
        <w:t>;</w:t>
      </w:r>
    </w:p>
    <w:p w14:paraId="7FB08683" w14:textId="03F02760" w:rsidR="006B3E35" w:rsidRPr="001F3834" w:rsidRDefault="006B3E35" w:rsidP="006667F9">
      <w:pPr>
        <w:pStyle w:val="Akapitzlist"/>
        <w:numPr>
          <w:ilvl w:val="0"/>
          <w:numId w:val="2"/>
        </w:numPr>
        <w:spacing w:before="0" w:after="0"/>
        <w:ind w:left="426"/>
        <w:jc w:val="both"/>
        <w:rPr>
          <w:rStyle w:val="Pogrubienie"/>
          <w:b w:val="0"/>
          <w:bCs w:val="0"/>
          <w:sz w:val="20"/>
          <w:szCs w:val="20"/>
        </w:rPr>
      </w:pPr>
      <w:r w:rsidRPr="001F3834">
        <w:rPr>
          <w:rStyle w:val="Pogrubienie"/>
          <w:sz w:val="20"/>
          <w:szCs w:val="20"/>
        </w:rPr>
        <w:t>blokada konta Użytkownika</w:t>
      </w:r>
      <w:r w:rsidRPr="001F3834">
        <w:rPr>
          <w:rStyle w:val="Pogrubienie"/>
          <w:b w:val="0"/>
          <w:bCs w:val="0"/>
          <w:sz w:val="20"/>
          <w:szCs w:val="20"/>
        </w:rPr>
        <w:t xml:space="preserve"> — przez „blokadę konta Użytkownika” należy rozumieć działania </w:t>
      </w:r>
      <w:r w:rsidR="009D1809" w:rsidRPr="001F3834">
        <w:rPr>
          <w:rStyle w:val="Pogrubienie"/>
          <w:b w:val="0"/>
          <w:bCs w:val="0"/>
          <w:sz w:val="20"/>
          <w:szCs w:val="20"/>
        </w:rPr>
        <w:t>Operatora</w:t>
      </w:r>
      <w:r w:rsidRPr="001F3834">
        <w:rPr>
          <w:rStyle w:val="Pogrubienie"/>
          <w:b w:val="0"/>
          <w:bCs w:val="0"/>
          <w:sz w:val="20"/>
          <w:szCs w:val="20"/>
        </w:rPr>
        <w:t xml:space="preserve">, które polegają na uniemożliwieniu Użytkownikowi korzystania z </w:t>
      </w:r>
      <w:r w:rsidR="00D70098" w:rsidRPr="001F3834">
        <w:rPr>
          <w:rStyle w:val="Pogrubienie"/>
          <w:b w:val="0"/>
          <w:bCs w:val="0"/>
          <w:sz w:val="20"/>
          <w:szCs w:val="20"/>
        </w:rPr>
        <w:t>Aplikacji</w:t>
      </w:r>
      <w:r w:rsidR="009F6B7B" w:rsidRPr="001F3834">
        <w:rPr>
          <w:rStyle w:val="Pogrubienie"/>
          <w:b w:val="0"/>
          <w:bCs w:val="0"/>
          <w:sz w:val="20"/>
          <w:szCs w:val="20"/>
        </w:rPr>
        <w:t xml:space="preserve">, w </w:t>
      </w:r>
      <w:r w:rsidR="00E51945" w:rsidRPr="001F3834">
        <w:rPr>
          <w:rStyle w:val="Pogrubienie"/>
          <w:b w:val="0"/>
          <w:bCs w:val="0"/>
          <w:sz w:val="20"/>
          <w:szCs w:val="20"/>
        </w:rPr>
        <w:t>przypadkach wskazanych w Regulaminie</w:t>
      </w:r>
      <w:r w:rsidR="009F6B7B" w:rsidRPr="001F3834">
        <w:rPr>
          <w:rStyle w:val="Pogrubienie"/>
          <w:b w:val="0"/>
          <w:bCs w:val="0"/>
          <w:sz w:val="20"/>
          <w:szCs w:val="20"/>
        </w:rPr>
        <w:t>;</w:t>
      </w:r>
    </w:p>
    <w:p w14:paraId="0CA54CB7" w14:textId="2658E4BD" w:rsidR="00AC503A" w:rsidRPr="001F3834" w:rsidRDefault="00904A8A" w:rsidP="006667F9">
      <w:pPr>
        <w:pStyle w:val="Akapitzlist"/>
        <w:numPr>
          <w:ilvl w:val="0"/>
          <w:numId w:val="2"/>
        </w:numPr>
        <w:spacing w:before="0" w:after="0"/>
        <w:ind w:left="426"/>
        <w:jc w:val="both"/>
        <w:rPr>
          <w:sz w:val="20"/>
          <w:szCs w:val="20"/>
        </w:rPr>
      </w:pPr>
      <w:r w:rsidRPr="001F3834">
        <w:rPr>
          <w:rStyle w:val="Pogrubienie"/>
          <w:rFonts w:cs="Calibri"/>
          <w:color w:val="00000A"/>
          <w:sz w:val="20"/>
          <w:szCs w:val="20"/>
          <w:shd w:val="clear" w:color="auto" w:fill="FFFFFF"/>
        </w:rPr>
        <w:t>błąd</w:t>
      </w:r>
      <w:r w:rsidRPr="001F3834">
        <w:rPr>
          <w:rStyle w:val="apple-converted-space"/>
          <w:rFonts w:cs="Calibri"/>
          <w:color w:val="00000A"/>
          <w:sz w:val="20"/>
          <w:szCs w:val="20"/>
          <w:shd w:val="clear" w:color="auto" w:fill="FFFFFF"/>
        </w:rPr>
        <w:t xml:space="preserve"> — </w:t>
      </w:r>
      <w:r w:rsidRPr="001F3834">
        <w:rPr>
          <w:rFonts w:cs="Calibri"/>
          <w:color w:val="00000A"/>
          <w:sz w:val="20"/>
          <w:szCs w:val="20"/>
        </w:rPr>
        <w:t>przez „błąd” należy rozumieć</w:t>
      </w:r>
      <w:r w:rsidRPr="001F3834">
        <w:rPr>
          <w:rFonts w:cs="Calibri"/>
          <w:color w:val="00000A"/>
          <w:sz w:val="20"/>
          <w:szCs w:val="20"/>
          <w:shd w:val="clear" w:color="auto" w:fill="FFFFFF"/>
        </w:rPr>
        <w:t xml:space="preserve"> nieprawidłowe funkcjonowanie </w:t>
      </w:r>
      <w:r w:rsidR="00D70098" w:rsidRPr="001F3834">
        <w:rPr>
          <w:rFonts w:cs="Calibri"/>
          <w:color w:val="00000A"/>
          <w:sz w:val="20"/>
          <w:szCs w:val="20"/>
          <w:shd w:val="clear" w:color="auto" w:fill="FFFFFF"/>
        </w:rPr>
        <w:t>Aplikacji</w:t>
      </w:r>
      <w:r w:rsidRPr="001F3834">
        <w:rPr>
          <w:rFonts w:cs="Calibri"/>
          <w:color w:val="00000A"/>
          <w:sz w:val="20"/>
          <w:szCs w:val="20"/>
          <w:shd w:val="clear" w:color="auto" w:fill="FFFFFF"/>
        </w:rPr>
        <w:t xml:space="preserve">, które nie uniemożliwia całkowitego korzystania z </w:t>
      </w:r>
      <w:r w:rsidR="00D70098" w:rsidRPr="001F3834">
        <w:rPr>
          <w:rFonts w:cs="Calibri"/>
          <w:color w:val="00000A"/>
          <w:sz w:val="20"/>
          <w:szCs w:val="20"/>
          <w:shd w:val="clear" w:color="auto" w:fill="FFFFFF"/>
        </w:rPr>
        <w:t>Aplikacji</w:t>
      </w:r>
      <w:r w:rsidRPr="001F3834">
        <w:rPr>
          <w:rFonts w:cs="Calibri"/>
          <w:color w:val="00000A"/>
          <w:sz w:val="20"/>
          <w:szCs w:val="20"/>
          <w:shd w:val="clear" w:color="auto" w:fill="FFFFFF"/>
        </w:rPr>
        <w:t xml:space="preserve">, jednak istotnie utrudnia korzystanie </w:t>
      </w:r>
      <w:r w:rsidR="00D70098" w:rsidRPr="001F3834">
        <w:rPr>
          <w:rFonts w:cs="Calibri"/>
          <w:color w:val="00000A"/>
          <w:sz w:val="20"/>
          <w:szCs w:val="20"/>
          <w:shd w:val="clear" w:color="auto" w:fill="FFFFFF"/>
        </w:rPr>
        <w:t>Aplikacji</w:t>
      </w:r>
      <w:r w:rsidRPr="001F3834">
        <w:rPr>
          <w:rFonts w:cs="Calibri"/>
          <w:color w:val="00000A"/>
          <w:sz w:val="20"/>
          <w:szCs w:val="20"/>
          <w:shd w:val="clear" w:color="auto" w:fill="FFFFFF"/>
        </w:rPr>
        <w:t xml:space="preserve"> i obniża komfort korzystania z </w:t>
      </w:r>
      <w:r w:rsidR="00D70098" w:rsidRPr="001F3834">
        <w:rPr>
          <w:rFonts w:cs="Calibri"/>
          <w:color w:val="00000A"/>
          <w:sz w:val="20"/>
          <w:szCs w:val="20"/>
          <w:shd w:val="clear" w:color="auto" w:fill="FFFFFF"/>
        </w:rPr>
        <w:t>Aplikacji</w:t>
      </w:r>
      <w:r w:rsidRPr="001F3834">
        <w:rPr>
          <w:rFonts w:cs="Calibri"/>
          <w:color w:val="00000A"/>
          <w:sz w:val="20"/>
          <w:szCs w:val="20"/>
          <w:shd w:val="clear" w:color="auto" w:fill="FFFFFF"/>
        </w:rPr>
        <w:t>;</w:t>
      </w:r>
    </w:p>
    <w:p w14:paraId="0CA54CB8" w14:textId="753BBAA0" w:rsidR="00AC503A" w:rsidRPr="001F3834" w:rsidRDefault="00904A8A" w:rsidP="006667F9">
      <w:pPr>
        <w:numPr>
          <w:ilvl w:val="0"/>
          <w:numId w:val="2"/>
        </w:numPr>
        <w:shd w:val="clear" w:color="auto" w:fill="FFFFFF"/>
        <w:spacing w:line="276" w:lineRule="auto"/>
        <w:ind w:left="426"/>
        <w:jc w:val="both"/>
        <w:rPr>
          <w:sz w:val="20"/>
          <w:szCs w:val="20"/>
        </w:rPr>
      </w:pPr>
      <w:r w:rsidRPr="001F3834">
        <w:rPr>
          <w:rFonts w:asciiTheme="majorHAnsi" w:eastAsia="Times New Roman" w:hAnsiTheme="majorHAnsi" w:cs="Calibri"/>
          <w:b/>
          <w:bCs/>
          <w:sz w:val="20"/>
          <w:szCs w:val="20"/>
          <w:lang w:eastAsia="pl-PL"/>
        </w:rPr>
        <w:t>cennik</w:t>
      </w:r>
      <w:r w:rsidRPr="001F3834">
        <w:rPr>
          <w:rFonts w:asciiTheme="majorHAnsi" w:eastAsia="Times New Roman" w:hAnsiTheme="majorHAnsi" w:cs="Calibri"/>
          <w:sz w:val="20"/>
          <w:szCs w:val="20"/>
          <w:lang w:eastAsia="pl-PL"/>
        </w:rPr>
        <w:t xml:space="preserve"> — </w:t>
      </w:r>
      <w:r w:rsidRPr="001F3834">
        <w:rPr>
          <w:rFonts w:asciiTheme="majorHAnsi" w:hAnsiTheme="majorHAnsi" w:cs="Calibri"/>
          <w:sz w:val="20"/>
          <w:szCs w:val="20"/>
        </w:rPr>
        <w:t xml:space="preserve">przez „cennik” należy rozumieć każdą </w:t>
      </w:r>
      <w:r w:rsidRPr="001F3834">
        <w:rPr>
          <w:rFonts w:asciiTheme="majorHAnsi" w:eastAsia="Times New Roman" w:hAnsiTheme="majorHAnsi" w:cs="Calibri"/>
          <w:sz w:val="20"/>
          <w:szCs w:val="20"/>
          <w:lang w:eastAsia="pl-PL"/>
        </w:rPr>
        <w:t xml:space="preserve">informację, w której </w:t>
      </w:r>
      <w:r w:rsidR="009D1809" w:rsidRPr="001F3834">
        <w:rPr>
          <w:rFonts w:asciiTheme="majorHAnsi" w:eastAsia="Times New Roman" w:hAnsiTheme="majorHAnsi" w:cs="Calibri"/>
          <w:sz w:val="20"/>
          <w:szCs w:val="20"/>
          <w:lang w:eastAsia="pl-PL"/>
        </w:rPr>
        <w:t>Operator</w:t>
      </w:r>
      <w:r w:rsidRPr="001F3834">
        <w:rPr>
          <w:rFonts w:asciiTheme="majorHAnsi" w:eastAsia="Times New Roman" w:hAnsiTheme="majorHAnsi" w:cs="Calibri"/>
          <w:sz w:val="20"/>
          <w:szCs w:val="20"/>
          <w:lang w:eastAsia="pl-PL"/>
        </w:rPr>
        <w:t xml:space="preserve"> określa warunki i wysokość </w:t>
      </w:r>
      <w:r w:rsidR="000F3864" w:rsidRPr="001F3834">
        <w:rPr>
          <w:rFonts w:asciiTheme="majorHAnsi" w:eastAsia="Times New Roman" w:hAnsiTheme="majorHAnsi" w:cs="Calibri"/>
          <w:sz w:val="20"/>
          <w:szCs w:val="20"/>
          <w:lang w:eastAsia="pl-PL"/>
        </w:rPr>
        <w:t>opłat</w:t>
      </w:r>
      <w:r w:rsidR="00D41F8F" w:rsidRPr="001F3834">
        <w:rPr>
          <w:rFonts w:asciiTheme="majorHAnsi" w:eastAsia="Times New Roman" w:hAnsiTheme="majorHAnsi" w:cs="Calibri"/>
          <w:sz w:val="20"/>
          <w:szCs w:val="20"/>
          <w:lang w:eastAsia="pl-PL"/>
        </w:rPr>
        <w:t>, a także innych należności, np. z tytułu kar umownych</w:t>
      </w:r>
      <w:r w:rsidR="00F171BC" w:rsidRPr="001F3834">
        <w:rPr>
          <w:rFonts w:asciiTheme="majorHAnsi" w:eastAsia="Times New Roman" w:hAnsiTheme="majorHAnsi" w:cs="Calibri"/>
          <w:sz w:val="20"/>
          <w:szCs w:val="20"/>
          <w:lang w:eastAsia="pl-PL"/>
        </w:rPr>
        <w:t>.</w:t>
      </w:r>
      <w:r w:rsidRPr="001F3834">
        <w:rPr>
          <w:rFonts w:asciiTheme="majorHAnsi" w:eastAsia="Times New Roman" w:hAnsiTheme="majorHAnsi" w:cs="Calibri"/>
          <w:sz w:val="20"/>
          <w:szCs w:val="20"/>
          <w:lang w:eastAsia="pl-PL"/>
        </w:rPr>
        <w:t xml:space="preserve"> </w:t>
      </w:r>
      <w:r w:rsidR="00F171BC" w:rsidRPr="001F3834">
        <w:rPr>
          <w:rFonts w:asciiTheme="majorHAnsi" w:eastAsia="Times New Roman" w:hAnsiTheme="majorHAnsi" w:cs="Calibri"/>
          <w:sz w:val="20"/>
          <w:szCs w:val="20"/>
          <w:lang w:eastAsia="pl-PL"/>
        </w:rPr>
        <w:t>Z</w:t>
      </w:r>
      <w:r w:rsidRPr="001F3834">
        <w:rPr>
          <w:rFonts w:asciiTheme="majorHAnsi" w:eastAsia="Times New Roman" w:hAnsiTheme="majorHAnsi" w:cs="Calibri"/>
          <w:sz w:val="20"/>
          <w:szCs w:val="20"/>
          <w:lang w:eastAsia="pl-PL"/>
        </w:rPr>
        <w:t>miana cennika nie oznacza zmiany Regulaminu</w:t>
      </w:r>
      <w:r w:rsidR="00F171BC" w:rsidRPr="001F3834">
        <w:rPr>
          <w:rFonts w:asciiTheme="majorHAnsi" w:eastAsia="Times New Roman" w:hAnsiTheme="majorHAnsi" w:cs="Calibri"/>
          <w:sz w:val="20"/>
          <w:szCs w:val="20"/>
          <w:lang w:eastAsia="pl-PL"/>
        </w:rPr>
        <w:t>.</w:t>
      </w:r>
      <w:r w:rsidRPr="001F3834">
        <w:rPr>
          <w:rFonts w:asciiTheme="majorHAnsi" w:eastAsia="Times New Roman" w:hAnsiTheme="majorHAnsi" w:cs="Calibri"/>
          <w:sz w:val="20"/>
          <w:szCs w:val="20"/>
          <w:lang w:eastAsia="pl-PL"/>
        </w:rPr>
        <w:t xml:space="preserve"> </w:t>
      </w:r>
      <w:r w:rsidR="00F171BC" w:rsidRPr="001F3834">
        <w:rPr>
          <w:rFonts w:asciiTheme="majorHAnsi" w:eastAsia="Times New Roman" w:hAnsiTheme="majorHAnsi" w:cs="Calibri"/>
          <w:sz w:val="20"/>
          <w:szCs w:val="20"/>
          <w:lang w:eastAsia="pl-PL"/>
        </w:rPr>
        <w:t>C</w:t>
      </w:r>
      <w:r w:rsidR="00E801B3" w:rsidRPr="001F3834">
        <w:rPr>
          <w:rFonts w:asciiTheme="majorHAnsi" w:eastAsia="Times New Roman" w:hAnsiTheme="majorHAnsi" w:cs="Calibri"/>
          <w:sz w:val="20"/>
          <w:szCs w:val="20"/>
          <w:lang w:eastAsia="pl-PL"/>
        </w:rPr>
        <w:t xml:space="preserve">ennik jest dostępny </w:t>
      </w:r>
      <w:r w:rsidR="00597953" w:rsidRPr="001F3834">
        <w:rPr>
          <w:rFonts w:asciiTheme="majorHAnsi" w:eastAsia="Times New Roman" w:hAnsiTheme="majorHAnsi" w:cs="Calibri"/>
          <w:sz w:val="20"/>
          <w:szCs w:val="20"/>
          <w:lang w:eastAsia="pl-PL"/>
        </w:rPr>
        <w:t xml:space="preserve">w miejscu wskazanym przez </w:t>
      </w:r>
      <w:r w:rsidR="009D1809" w:rsidRPr="001F3834">
        <w:rPr>
          <w:rFonts w:asciiTheme="majorHAnsi" w:eastAsia="Times New Roman" w:hAnsiTheme="majorHAnsi" w:cs="Calibri"/>
          <w:sz w:val="20"/>
          <w:szCs w:val="20"/>
          <w:lang w:eastAsia="pl-PL"/>
        </w:rPr>
        <w:t>Operatora</w:t>
      </w:r>
      <w:r w:rsidR="00597953" w:rsidRPr="001F3834">
        <w:rPr>
          <w:rFonts w:asciiTheme="majorHAnsi" w:eastAsia="Times New Roman" w:hAnsiTheme="majorHAnsi" w:cs="Calibri"/>
          <w:sz w:val="20"/>
          <w:szCs w:val="20"/>
          <w:lang w:eastAsia="pl-PL"/>
        </w:rPr>
        <w:t>;</w:t>
      </w:r>
    </w:p>
    <w:p w14:paraId="7EC47D65" w14:textId="5ADB1D63" w:rsidR="00CE61C9" w:rsidRPr="001F3834" w:rsidRDefault="00611EB6" w:rsidP="006667F9">
      <w:pPr>
        <w:numPr>
          <w:ilvl w:val="0"/>
          <w:numId w:val="2"/>
        </w:numPr>
        <w:shd w:val="clear" w:color="auto" w:fill="FFFFFF"/>
        <w:spacing w:line="276" w:lineRule="auto"/>
        <w:ind w:left="426"/>
        <w:jc w:val="both"/>
        <w:rPr>
          <w:rFonts w:ascii="Cambria" w:hAnsi="Cambria"/>
          <w:sz w:val="20"/>
          <w:szCs w:val="20"/>
        </w:rPr>
      </w:pPr>
      <w:r w:rsidRPr="001F3834">
        <w:rPr>
          <w:rFonts w:ascii="Cambria" w:hAnsi="Cambria"/>
          <w:b/>
          <w:bCs/>
          <w:sz w:val="20"/>
          <w:szCs w:val="20"/>
        </w:rPr>
        <w:t>C</w:t>
      </w:r>
      <w:r w:rsidR="00CE61C9" w:rsidRPr="001F3834">
        <w:rPr>
          <w:rFonts w:ascii="Cambria" w:hAnsi="Cambria"/>
          <w:b/>
          <w:bCs/>
          <w:sz w:val="20"/>
          <w:szCs w:val="20"/>
        </w:rPr>
        <w:t xml:space="preserve">zas </w:t>
      </w:r>
      <w:r w:rsidR="007742C8" w:rsidRPr="001F3834">
        <w:rPr>
          <w:rFonts w:ascii="Cambria" w:hAnsi="Cambria"/>
          <w:b/>
          <w:bCs/>
          <w:sz w:val="20"/>
          <w:szCs w:val="20"/>
        </w:rPr>
        <w:t>Najmu</w:t>
      </w:r>
      <w:r w:rsidR="007B0328" w:rsidRPr="001F3834">
        <w:rPr>
          <w:rFonts w:ascii="Cambria" w:hAnsi="Cambria"/>
          <w:sz w:val="20"/>
          <w:szCs w:val="20"/>
        </w:rPr>
        <w:t xml:space="preserve"> </w:t>
      </w:r>
      <w:r w:rsidR="00CE61C9" w:rsidRPr="001F3834">
        <w:rPr>
          <w:rFonts w:ascii="Cambria" w:hAnsi="Cambria"/>
          <w:sz w:val="20"/>
          <w:szCs w:val="20"/>
        </w:rPr>
        <w:t>— przez „</w:t>
      </w:r>
      <w:r w:rsidRPr="001F3834">
        <w:rPr>
          <w:rFonts w:ascii="Cambria" w:hAnsi="Cambria"/>
          <w:sz w:val="20"/>
          <w:szCs w:val="20"/>
        </w:rPr>
        <w:t>C</w:t>
      </w:r>
      <w:r w:rsidR="00CE61C9" w:rsidRPr="001F3834">
        <w:rPr>
          <w:rFonts w:ascii="Cambria" w:hAnsi="Cambria"/>
          <w:sz w:val="20"/>
          <w:szCs w:val="20"/>
        </w:rPr>
        <w:t xml:space="preserve">zas </w:t>
      </w:r>
      <w:r w:rsidR="007742C8" w:rsidRPr="001F3834">
        <w:rPr>
          <w:rFonts w:ascii="Cambria" w:hAnsi="Cambria"/>
          <w:sz w:val="20"/>
          <w:szCs w:val="20"/>
        </w:rPr>
        <w:t>Najmu</w:t>
      </w:r>
      <w:r w:rsidR="00CE61C9" w:rsidRPr="001F3834">
        <w:rPr>
          <w:rFonts w:ascii="Cambria" w:hAnsi="Cambria"/>
          <w:sz w:val="20"/>
          <w:szCs w:val="20"/>
        </w:rPr>
        <w:t xml:space="preserve">” </w:t>
      </w:r>
      <w:r w:rsidR="0038354E" w:rsidRPr="001F3834">
        <w:rPr>
          <w:rFonts w:ascii="Cambria" w:hAnsi="Cambria"/>
          <w:sz w:val="20"/>
          <w:szCs w:val="20"/>
        </w:rPr>
        <w:t>należy rozumieć czas</w:t>
      </w:r>
      <w:r w:rsidR="000260ED" w:rsidRPr="001F3834">
        <w:rPr>
          <w:rFonts w:ascii="Cambria" w:hAnsi="Cambria"/>
          <w:sz w:val="20"/>
          <w:szCs w:val="20"/>
        </w:rPr>
        <w:t xml:space="preserve">, </w:t>
      </w:r>
      <w:r w:rsidR="009E5E77" w:rsidRPr="001F3834">
        <w:rPr>
          <w:rFonts w:ascii="Cambria" w:hAnsi="Cambria"/>
          <w:sz w:val="20"/>
          <w:szCs w:val="20"/>
        </w:rPr>
        <w:t xml:space="preserve">na </w:t>
      </w:r>
      <w:r w:rsidR="000260ED" w:rsidRPr="001F3834">
        <w:rPr>
          <w:rFonts w:ascii="Cambria" w:hAnsi="Cambria"/>
          <w:sz w:val="20"/>
          <w:szCs w:val="20"/>
        </w:rPr>
        <w:t xml:space="preserve">jaki </w:t>
      </w:r>
      <w:r w:rsidR="009D1809" w:rsidRPr="001F3834">
        <w:rPr>
          <w:rFonts w:ascii="Cambria" w:hAnsi="Cambria"/>
          <w:sz w:val="20"/>
          <w:szCs w:val="20"/>
        </w:rPr>
        <w:t>Operator</w:t>
      </w:r>
      <w:r w:rsidR="000260ED" w:rsidRPr="001F3834">
        <w:rPr>
          <w:rFonts w:ascii="Cambria" w:hAnsi="Cambria"/>
          <w:sz w:val="20"/>
          <w:szCs w:val="20"/>
        </w:rPr>
        <w:t xml:space="preserve"> przekazuje </w:t>
      </w:r>
      <w:r w:rsidR="009E5E77" w:rsidRPr="001F3834">
        <w:rPr>
          <w:rFonts w:ascii="Cambria" w:hAnsi="Cambria"/>
          <w:sz w:val="20"/>
          <w:szCs w:val="20"/>
        </w:rPr>
        <w:t>Użytkownikowi Schowek do korzystania w ramach Najmu</w:t>
      </w:r>
      <w:r w:rsidR="008F3A68" w:rsidRPr="001F3834">
        <w:rPr>
          <w:rFonts w:ascii="Cambria" w:hAnsi="Cambria"/>
          <w:sz w:val="20"/>
          <w:szCs w:val="20"/>
        </w:rPr>
        <w:t xml:space="preserve"> i pozostawia go do dyspozycji Użytkownika</w:t>
      </w:r>
      <w:r w:rsidR="000F0038" w:rsidRPr="001F3834">
        <w:rPr>
          <w:rFonts w:ascii="Cambria" w:hAnsi="Cambria"/>
          <w:sz w:val="20"/>
          <w:szCs w:val="20"/>
        </w:rPr>
        <w:t xml:space="preserve">. Czas Najmu jest liczony od momentu </w:t>
      </w:r>
      <w:r w:rsidR="00531309" w:rsidRPr="001F3834">
        <w:rPr>
          <w:rFonts w:ascii="Cambria" w:hAnsi="Cambria"/>
          <w:sz w:val="20"/>
          <w:szCs w:val="20"/>
        </w:rPr>
        <w:t xml:space="preserve">zatwierdzenia Najmu za pomocą odpowiedniej funkcjonalności Aplikacji Najmu do momentu </w:t>
      </w:r>
      <w:r w:rsidR="003506DA" w:rsidRPr="001F3834">
        <w:rPr>
          <w:rFonts w:ascii="Cambria" w:hAnsi="Cambria"/>
          <w:sz w:val="20"/>
          <w:szCs w:val="20"/>
        </w:rPr>
        <w:t>wygaśnięcia lub rozwiązania Umowy Najmu;</w:t>
      </w:r>
    </w:p>
    <w:p w14:paraId="0CA54CB9" w14:textId="5CECDA81" w:rsidR="00AC503A" w:rsidRPr="001F3834" w:rsidRDefault="00904A8A" w:rsidP="006667F9">
      <w:pPr>
        <w:numPr>
          <w:ilvl w:val="0"/>
          <w:numId w:val="2"/>
        </w:numPr>
        <w:shd w:val="clear" w:color="auto" w:fill="FFFFFF"/>
        <w:spacing w:line="276" w:lineRule="auto"/>
        <w:ind w:left="426"/>
        <w:jc w:val="both"/>
        <w:rPr>
          <w:sz w:val="20"/>
          <w:szCs w:val="20"/>
        </w:rPr>
      </w:pPr>
      <w:r w:rsidRPr="001F3834">
        <w:rPr>
          <w:rFonts w:asciiTheme="majorHAnsi" w:eastAsia="Times New Roman" w:hAnsiTheme="majorHAnsi" w:cs="Calibri"/>
          <w:b/>
          <w:bCs/>
          <w:sz w:val="20"/>
          <w:szCs w:val="20"/>
          <w:lang w:eastAsia="pl-PL"/>
        </w:rPr>
        <w:t xml:space="preserve">czas naprawy </w:t>
      </w:r>
      <w:r w:rsidRPr="001F3834">
        <w:rPr>
          <w:rFonts w:asciiTheme="majorHAnsi" w:eastAsia="Times New Roman" w:hAnsiTheme="majorHAnsi" w:cs="Calibri"/>
          <w:sz w:val="20"/>
          <w:szCs w:val="20"/>
          <w:lang w:eastAsia="pl-PL"/>
        </w:rPr>
        <w:t xml:space="preserve">— przez „czas naprawy” należy rozumieć czas liczony od momentu </w:t>
      </w:r>
      <w:r w:rsidR="00B811BD" w:rsidRPr="001F3834">
        <w:rPr>
          <w:rFonts w:asciiTheme="majorHAnsi" w:eastAsia="Times New Roman" w:hAnsiTheme="majorHAnsi" w:cs="Calibri"/>
          <w:sz w:val="20"/>
          <w:szCs w:val="20"/>
          <w:lang w:eastAsia="pl-PL"/>
        </w:rPr>
        <w:t>wykrycia przez</w:t>
      </w:r>
      <w:r w:rsidRPr="001F3834">
        <w:rPr>
          <w:rFonts w:asciiTheme="majorHAnsi" w:eastAsia="Times New Roman" w:hAnsiTheme="majorHAnsi" w:cs="Calibri"/>
          <w:sz w:val="20"/>
          <w:szCs w:val="20"/>
          <w:lang w:eastAsia="pl-PL"/>
        </w:rPr>
        <w:t xml:space="preserve"> </w:t>
      </w:r>
      <w:r w:rsidR="009D1809" w:rsidRPr="001F3834">
        <w:rPr>
          <w:rFonts w:asciiTheme="majorHAnsi" w:eastAsia="Times New Roman" w:hAnsiTheme="majorHAnsi" w:cs="Calibri"/>
          <w:sz w:val="20"/>
          <w:szCs w:val="20"/>
          <w:lang w:eastAsia="pl-PL"/>
        </w:rPr>
        <w:t>Operatora</w:t>
      </w:r>
      <w:r w:rsidRPr="001F3834">
        <w:rPr>
          <w:rFonts w:asciiTheme="majorHAnsi" w:eastAsia="Times New Roman" w:hAnsiTheme="majorHAnsi" w:cs="Calibri"/>
          <w:sz w:val="20"/>
          <w:szCs w:val="20"/>
          <w:lang w:eastAsia="pl-PL"/>
        </w:rPr>
        <w:t xml:space="preserve"> awarii, błęd</w:t>
      </w:r>
      <w:r w:rsidR="00B811BD" w:rsidRPr="001F3834">
        <w:rPr>
          <w:rFonts w:asciiTheme="majorHAnsi" w:eastAsia="Times New Roman" w:hAnsiTheme="majorHAnsi" w:cs="Calibri"/>
          <w:sz w:val="20"/>
          <w:szCs w:val="20"/>
          <w:lang w:eastAsia="pl-PL"/>
        </w:rPr>
        <w:t>u</w:t>
      </w:r>
      <w:r w:rsidRPr="001F3834">
        <w:rPr>
          <w:rFonts w:asciiTheme="majorHAnsi" w:eastAsia="Times New Roman" w:hAnsiTheme="majorHAnsi" w:cs="Calibri"/>
          <w:sz w:val="20"/>
          <w:szCs w:val="20"/>
          <w:lang w:eastAsia="pl-PL"/>
        </w:rPr>
        <w:t xml:space="preserve"> lub uster</w:t>
      </w:r>
      <w:r w:rsidR="00B811BD" w:rsidRPr="001F3834">
        <w:rPr>
          <w:rFonts w:asciiTheme="majorHAnsi" w:eastAsia="Times New Roman" w:hAnsiTheme="majorHAnsi" w:cs="Calibri"/>
          <w:sz w:val="20"/>
          <w:szCs w:val="20"/>
          <w:lang w:eastAsia="pl-PL"/>
        </w:rPr>
        <w:t>ki</w:t>
      </w:r>
      <w:r w:rsidRPr="001F3834">
        <w:rPr>
          <w:rFonts w:asciiTheme="majorHAnsi" w:eastAsia="Times New Roman" w:hAnsiTheme="majorHAnsi" w:cs="Calibri"/>
          <w:sz w:val="20"/>
          <w:szCs w:val="20"/>
          <w:lang w:eastAsia="pl-PL"/>
        </w:rPr>
        <w:t xml:space="preserve"> do momentu skutecznego usunięcia awarii, błędu lub usterki; </w:t>
      </w:r>
    </w:p>
    <w:p w14:paraId="0CA54CBA" w14:textId="394D2042" w:rsidR="00AC503A" w:rsidRPr="001F3834" w:rsidRDefault="00904A8A" w:rsidP="006667F9">
      <w:pPr>
        <w:numPr>
          <w:ilvl w:val="0"/>
          <w:numId w:val="2"/>
        </w:numPr>
        <w:shd w:val="clear" w:color="auto" w:fill="FFFFFF"/>
        <w:spacing w:line="276" w:lineRule="auto"/>
        <w:ind w:left="426"/>
        <w:jc w:val="both"/>
        <w:rPr>
          <w:sz w:val="20"/>
          <w:szCs w:val="20"/>
        </w:rPr>
      </w:pPr>
      <w:r w:rsidRPr="001F3834">
        <w:rPr>
          <w:rFonts w:asciiTheme="majorHAnsi" w:eastAsia="Times New Roman" w:hAnsiTheme="majorHAnsi" w:cs="Calibri"/>
          <w:b/>
          <w:bCs/>
          <w:sz w:val="20"/>
          <w:szCs w:val="20"/>
          <w:lang w:eastAsia="pl-PL"/>
        </w:rPr>
        <w:t xml:space="preserve">czas obejścia </w:t>
      </w:r>
      <w:r w:rsidRPr="001F3834">
        <w:rPr>
          <w:rFonts w:asciiTheme="majorHAnsi" w:eastAsia="Times New Roman" w:hAnsiTheme="majorHAnsi" w:cs="Calibri"/>
          <w:sz w:val="20"/>
          <w:szCs w:val="20"/>
          <w:lang w:eastAsia="pl-PL"/>
        </w:rPr>
        <w:t xml:space="preserve">— przez „czas obejścia” należy rozumieć czas liczony od momentu </w:t>
      </w:r>
      <w:r w:rsidR="00B811BD" w:rsidRPr="001F3834">
        <w:rPr>
          <w:rFonts w:asciiTheme="majorHAnsi" w:eastAsia="Times New Roman" w:hAnsiTheme="majorHAnsi" w:cs="Calibri"/>
          <w:sz w:val="20"/>
          <w:szCs w:val="20"/>
          <w:lang w:eastAsia="pl-PL"/>
        </w:rPr>
        <w:t xml:space="preserve">wykrycia przez </w:t>
      </w:r>
      <w:r w:rsidR="009D1809" w:rsidRPr="001F3834">
        <w:rPr>
          <w:rFonts w:asciiTheme="majorHAnsi" w:eastAsia="Times New Roman" w:hAnsiTheme="majorHAnsi" w:cs="Calibri"/>
          <w:sz w:val="20"/>
          <w:szCs w:val="20"/>
          <w:lang w:eastAsia="pl-PL"/>
        </w:rPr>
        <w:t>Operatora</w:t>
      </w:r>
      <w:r w:rsidR="00B811BD" w:rsidRPr="001F3834">
        <w:rPr>
          <w:rFonts w:asciiTheme="majorHAnsi" w:eastAsia="Times New Roman" w:hAnsiTheme="majorHAnsi" w:cs="Calibri"/>
          <w:sz w:val="20"/>
          <w:szCs w:val="20"/>
          <w:lang w:eastAsia="pl-PL"/>
        </w:rPr>
        <w:t xml:space="preserve"> awarii, błędu lub usterki </w:t>
      </w:r>
      <w:r w:rsidRPr="001F3834">
        <w:rPr>
          <w:rFonts w:asciiTheme="majorHAnsi" w:eastAsia="Times New Roman" w:hAnsiTheme="majorHAnsi" w:cs="Calibri"/>
          <w:sz w:val="20"/>
          <w:szCs w:val="20"/>
          <w:lang w:eastAsia="pl-PL"/>
        </w:rPr>
        <w:t xml:space="preserve">do momentu zastosowania obejścia, czyli prowizorycznego przywrócenia funkcjonalności </w:t>
      </w:r>
      <w:r w:rsidR="00D70098" w:rsidRPr="001F3834">
        <w:rPr>
          <w:rFonts w:asciiTheme="majorHAnsi" w:eastAsia="Times New Roman" w:hAnsiTheme="majorHAnsi" w:cs="Calibri"/>
          <w:sz w:val="20"/>
          <w:szCs w:val="20"/>
          <w:lang w:eastAsia="pl-PL"/>
        </w:rPr>
        <w:t>Aplikacji</w:t>
      </w:r>
      <w:r w:rsidR="00B939EA" w:rsidRPr="001F3834">
        <w:rPr>
          <w:rFonts w:asciiTheme="majorHAnsi" w:eastAsia="Times New Roman" w:hAnsiTheme="majorHAnsi" w:cs="Calibri"/>
          <w:sz w:val="20"/>
          <w:szCs w:val="20"/>
          <w:lang w:eastAsia="pl-PL"/>
        </w:rPr>
        <w:t xml:space="preserve"> </w:t>
      </w:r>
      <w:r w:rsidRPr="001F3834">
        <w:rPr>
          <w:rFonts w:asciiTheme="majorHAnsi" w:eastAsia="Times New Roman" w:hAnsiTheme="majorHAnsi" w:cs="Calibri"/>
          <w:sz w:val="20"/>
          <w:szCs w:val="20"/>
          <w:lang w:eastAsia="pl-PL"/>
        </w:rPr>
        <w:t>bez usunięcia przyczyny awarii, błędu lub usterki;</w:t>
      </w:r>
    </w:p>
    <w:p w14:paraId="0CA54CBB" w14:textId="71452DAD" w:rsidR="00AC503A" w:rsidRPr="001F3834" w:rsidRDefault="00904A8A" w:rsidP="006667F9">
      <w:pPr>
        <w:numPr>
          <w:ilvl w:val="0"/>
          <w:numId w:val="2"/>
        </w:numPr>
        <w:shd w:val="clear" w:color="auto" w:fill="FFFFFF"/>
        <w:spacing w:line="276" w:lineRule="auto"/>
        <w:ind w:left="426"/>
        <w:jc w:val="both"/>
        <w:rPr>
          <w:sz w:val="20"/>
          <w:szCs w:val="20"/>
        </w:rPr>
      </w:pPr>
      <w:r w:rsidRPr="001F3834">
        <w:rPr>
          <w:rFonts w:asciiTheme="majorHAnsi" w:eastAsia="Times New Roman" w:hAnsiTheme="majorHAnsi" w:cs="Calibri"/>
          <w:b/>
          <w:bCs/>
          <w:sz w:val="20"/>
          <w:szCs w:val="20"/>
          <w:lang w:eastAsia="pl-PL"/>
        </w:rPr>
        <w:t xml:space="preserve">czas reakcji </w:t>
      </w:r>
      <w:r w:rsidRPr="001F3834">
        <w:rPr>
          <w:rFonts w:asciiTheme="majorHAnsi" w:eastAsia="Times New Roman" w:hAnsiTheme="majorHAnsi" w:cs="Calibri"/>
          <w:sz w:val="20"/>
          <w:szCs w:val="20"/>
          <w:lang w:eastAsia="pl-PL"/>
        </w:rPr>
        <w:t xml:space="preserve">— przez „czas reakcji” należy rozumieć czas liczony od momentu </w:t>
      </w:r>
      <w:r w:rsidR="00B811BD" w:rsidRPr="001F3834">
        <w:rPr>
          <w:rFonts w:asciiTheme="majorHAnsi" w:eastAsia="Times New Roman" w:hAnsiTheme="majorHAnsi" w:cs="Calibri"/>
          <w:sz w:val="20"/>
          <w:szCs w:val="20"/>
          <w:lang w:eastAsia="pl-PL"/>
        </w:rPr>
        <w:t xml:space="preserve">wykrycia przez </w:t>
      </w:r>
      <w:r w:rsidR="009D1809" w:rsidRPr="001F3834">
        <w:rPr>
          <w:rFonts w:asciiTheme="majorHAnsi" w:eastAsia="Times New Roman" w:hAnsiTheme="majorHAnsi" w:cs="Calibri"/>
          <w:sz w:val="20"/>
          <w:szCs w:val="20"/>
          <w:lang w:eastAsia="pl-PL"/>
        </w:rPr>
        <w:t>Operatora</w:t>
      </w:r>
      <w:r w:rsidR="00B811BD" w:rsidRPr="001F3834">
        <w:rPr>
          <w:rFonts w:asciiTheme="majorHAnsi" w:eastAsia="Times New Roman" w:hAnsiTheme="majorHAnsi" w:cs="Calibri"/>
          <w:sz w:val="20"/>
          <w:szCs w:val="20"/>
          <w:lang w:eastAsia="pl-PL"/>
        </w:rPr>
        <w:t xml:space="preserve"> awarii, błędu lub usterki </w:t>
      </w:r>
      <w:r w:rsidRPr="001F3834">
        <w:rPr>
          <w:rFonts w:asciiTheme="majorHAnsi" w:eastAsia="Times New Roman" w:hAnsiTheme="majorHAnsi" w:cs="Calibri"/>
          <w:sz w:val="20"/>
          <w:szCs w:val="20"/>
          <w:lang w:eastAsia="pl-PL"/>
        </w:rPr>
        <w:t xml:space="preserve">do momentu podjęcia przez </w:t>
      </w:r>
      <w:r w:rsidR="009D1809" w:rsidRPr="001F3834">
        <w:rPr>
          <w:rFonts w:asciiTheme="majorHAnsi" w:eastAsia="Times New Roman" w:hAnsiTheme="majorHAnsi" w:cs="Calibri"/>
          <w:sz w:val="20"/>
          <w:szCs w:val="20"/>
          <w:lang w:eastAsia="pl-PL"/>
        </w:rPr>
        <w:t>Operatora</w:t>
      </w:r>
      <w:r w:rsidRPr="001F3834">
        <w:rPr>
          <w:rFonts w:asciiTheme="majorHAnsi" w:eastAsia="Times New Roman" w:hAnsiTheme="majorHAnsi" w:cs="Calibri"/>
          <w:sz w:val="20"/>
          <w:szCs w:val="20"/>
          <w:lang w:eastAsia="pl-PL"/>
        </w:rPr>
        <w:t xml:space="preserve"> działań, które będą zmierzać do usunięcia awarii, błędu lub usterki;</w:t>
      </w:r>
    </w:p>
    <w:p w14:paraId="0CA54CBC" w14:textId="77777777" w:rsidR="00AC503A" w:rsidRPr="001F3834" w:rsidRDefault="00904A8A" w:rsidP="006667F9">
      <w:pPr>
        <w:pStyle w:val="Akapitzlist"/>
        <w:numPr>
          <w:ilvl w:val="0"/>
          <w:numId w:val="2"/>
        </w:numPr>
        <w:spacing w:before="0" w:after="0"/>
        <w:ind w:left="426"/>
        <w:jc w:val="both"/>
        <w:rPr>
          <w:sz w:val="20"/>
          <w:szCs w:val="20"/>
        </w:rPr>
      </w:pPr>
      <w:r w:rsidRPr="001F3834">
        <w:rPr>
          <w:rFonts w:cs="Calibri"/>
          <w:b/>
          <w:color w:val="00000A"/>
          <w:sz w:val="20"/>
          <w:szCs w:val="20"/>
        </w:rPr>
        <w:t>dni robocze</w:t>
      </w:r>
      <w:r w:rsidRPr="001F3834">
        <w:rPr>
          <w:rFonts w:cs="Calibri"/>
          <w:color w:val="00000A"/>
          <w:sz w:val="20"/>
          <w:szCs w:val="20"/>
        </w:rPr>
        <w:t xml:space="preserve"> — przez „dni robocze” należy rozumieć dni od poniedziałku do piątku, z wyłączeniem dni ustawowo wolnych od pracy;</w:t>
      </w:r>
    </w:p>
    <w:p w14:paraId="49470EFA" w14:textId="17D02FBE" w:rsidR="00607693" w:rsidRPr="001F3834" w:rsidRDefault="003C63FB" w:rsidP="006667F9">
      <w:pPr>
        <w:pStyle w:val="Akapitzlist"/>
        <w:numPr>
          <w:ilvl w:val="0"/>
          <w:numId w:val="2"/>
        </w:numPr>
        <w:spacing w:before="0" w:after="0"/>
        <w:ind w:left="426"/>
        <w:jc w:val="both"/>
        <w:rPr>
          <w:sz w:val="20"/>
          <w:szCs w:val="20"/>
        </w:rPr>
      </w:pPr>
      <w:r w:rsidRPr="001F3834">
        <w:rPr>
          <w:sz w:val="20"/>
          <w:szCs w:val="20"/>
        </w:rPr>
        <w:t xml:space="preserve"> </w:t>
      </w:r>
      <w:r w:rsidR="00626AE4" w:rsidRPr="001F3834">
        <w:rPr>
          <w:b/>
          <w:bCs/>
          <w:sz w:val="20"/>
          <w:szCs w:val="20"/>
        </w:rPr>
        <w:t>D</w:t>
      </w:r>
      <w:r w:rsidR="00607693" w:rsidRPr="001F3834">
        <w:rPr>
          <w:b/>
          <w:bCs/>
          <w:sz w:val="20"/>
          <w:szCs w:val="20"/>
        </w:rPr>
        <w:t xml:space="preserve">yspozycja </w:t>
      </w:r>
      <w:r w:rsidR="00C73A00" w:rsidRPr="001F3834">
        <w:rPr>
          <w:b/>
          <w:bCs/>
          <w:sz w:val="20"/>
          <w:szCs w:val="20"/>
        </w:rPr>
        <w:t>Najmu</w:t>
      </w:r>
      <w:r w:rsidR="00607693" w:rsidRPr="001F3834">
        <w:rPr>
          <w:sz w:val="20"/>
          <w:szCs w:val="20"/>
        </w:rPr>
        <w:t xml:space="preserve"> — przez „dyspozycję </w:t>
      </w:r>
      <w:r w:rsidR="008939D9" w:rsidRPr="001F3834">
        <w:rPr>
          <w:sz w:val="20"/>
          <w:szCs w:val="20"/>
        </w:rPr>
        <w:t>Najmu</w:t>
      </w:r>
      <w:r w:rsidR="00607693" w:rsidRPr="001F3834">
        <w:rPr>
          <w:sz w:val="20"/>
          <w:szCs w:val="20"/>
        </w:rPr>
        <w:t>” należy rozumieć oświadczenie Użytkownika, że zamierza on korzystać z</w:t>
      </w:r>
      <w:r w:rsidR="005C72FA" w:rsidRPr="001F3834">
        <w:rPr>
          <w:sz w:val="20"/>
          <w:szCs w:val="20"/>
        </w:rPr>
        <w:t>e</w:t>
      </w:r>
      <w:r w:rsidR="00607693" w:rsidRPr="001F3834">
        <w:rPr>
          <w:sz w:val="20"/>
          <w:szCs w:val="20"/>
        </w:rPr>
        <w:t xml:space="preserve"> </w:t>
      </w:r>
      <w:r w:rsidR="005C72FA" w:rsidRPr="001F3834">
        <w:rPr>
          <w:sz w:val="20"/>
          <w:szCs w:val="20"/>
        </w:rPr>
        <w:t xml:space="preserve">Schowka i zawrzeć </w:t>
      </w:r>
      <w:r w:rsidR="008939D9" w:rsidRPr="001F3834">
        <w:rPr>
          <w:sz w:val="20"/>
          <w:szCs w:val="20"/>
        </w:rPr>
        <w:t>U</w:t>
      </w:r>
      <w:r w:rsidR="005C72FA" w:rsidRPr="001F3834">
        <w:rPr>
          <w:sz w:val="20"/>
          <w:szCs w:val="20"/>
        </w:rPr>
        <w:t>mowę Najmu</w:t>
      </w:r>
      <w:r w:rsidR="0024765D" w:rsidRPr="001F3834">
        <w:rPr>
          <w:sz w:val="20"/>
          <w:szCs w:val="20"/>
        </w:rPr>
        <w:t>.</w:t>
      </w:r>
      <w:r w:rsidR="000201EE" w:rsidRPr="001F3834">
        <w:rPr>
          <w:sz w:val="20"/>
          <w:szCs w:val="20"/>
        </w:rPr>
        <w:t xml:space="preserve"> </w:t>
      </w:r>
      <w:r w:rsidR="0024765D" w:rsidRPr="001F3834">
        <w:rPr>
          <w:sz w:val="20"/>
          <w:szCs w:val="20"/>
        </w:rPr>
        <w:t>O</w:t>
      </w:r>
      <w:r w:rsidR="000201EE" w:rsidRPr="001F3834">
        <w:rPr>
          <w:sz w:val="20"/>
          <w:szCs w:val="20"/>
        </w:rPr>
        <w:t xml:space="preserve">świadczenie to jest składane za pośrednictwem </w:t>
      </w:r>
      <w:r w:rsidR="00D70098" w:rsidRPr="001F3834">
        <w:rPr>
          <w:sz w:val="20"/>
          <w:szCs w:val="20"/>
        </w:rPr>
        <w:t>Aplikacji</w:t>
      </w:r>
      <w:r w:rsidR="000201EE" w:rsidRPr="001F3834">
        <w:rPr>
          <w:sz w:val="20"/>
          <w:szCs w:val="20"/>
        </w:rPr>
        <w:t>;</w:t>
      </w:r>
    </w:p>
    <w:p w14:paraId="46AE7D86" w14:textId="39D247AA" w:rsidR="001B207B" w:rsidRPr="001F3834" w:rsidRDefault="00904A8A" w:rsidP="00AD1294">
      <w:pPr>
        <w:pStyle w:val="Akapitzlist"/>
        <w:numPr>
          <w:ilvl w:val="0"/>
          <w:numId w:val="2"/>
        </w:numPr>
        <w:spacing w:before="0" w:after="0"/>
        <w:ind w:left="426"/>
        <w:jc w:val="both"/>
        <w:rPr>
          <w:sz w:val="20"/>
          <w:szCs w:val="20"/>
        </w:rPr>
      </w:pPr>
      <w:r w:rsidRPr="001F3834">
        <w:rPr>
          <w:rFonts w:cs="Calibri"/>
          <w:b/>
          <w:color w:val="00000A"/>
          <w:sz w:val="20"/>
          <w:szCs w:val="20"/>
        </w:rPr>
        <w:t>formularz rejestracyjny</w:t>
      </w:r>
      <w:r w:rsidRPr="001F3834">
        <w:rPr>
          <w:rFonts w:cs="Calibri"/>
          <w:color w:val="00000A"/>
          <w:sz w:val="20"/>
          <w:szCs w:val="20"/>
        </w:rPr>
        <w:t xml:space="preserve"> — przez „formularz rejestracyjny” należy rozumieć formularz, który służy do rejestracji Użytkownika </w:t>
      </w:r>
      <w:r w:rsidR="00F37178" w:rsidRPr="001F3834">
        <w:rPr>
          <w:rFonts w:cs="Calibri"/>
          <w:color w:val="00000A"/>
          <w:sz w:val="20"/>
          <w:szCs w:val="20"/>
        </w:rPr>
        <w:t xml:space="preserve">w </w:t>
      </w:r>
      <w:r w:rsidR="00AD1294" w:rsidRPr="001F3834">
        <w:rPr>
          <w:rFonts w:cs="Calibri"/>
          <w:color w:val="00000A"/>
          <w:sz w:val="20"/>
          <w:szCs w:val="20"/>
        </w:rPr>
        <w:t>Aplikacji;</w:t>
      </w:r>
    </w:p>
    <w:p w14:paraId="0CA54CBF" w14:textId="17BB9084" w:rsidR="00AC503A" w:rsidRPr="001F3834" w:rsidRDefault="00904A8A" w:rsidP="006667F9">
      <w:pPr>
        <w:pStyle w:val="Akapitzlist"/>
        <w:numPr>
          <w:ilvl w:val="0"/>
          <w:numId w:val="2"/>
        </w:numPr>
        <w:spacing w:before="0" w:after="0"/>
        <w:ind w:left="426"/>
        <w:jc w:val="both"/>
        <w:rPr>
          <w:sz w:val="20"/>
          <w:szCs w:val="20"/>
        </w:rPr>
      </w:pPr>
      <w:r w:rsidRPr="001F3834">
        <w:rPr>
          <w:rFonts w:cs="Calibri"/>
          <w:b/>
          <w:color w:val="00000A"/>
          <w:sz w:val="20"/>
          <w:szCs w:val="20"/>
        </w:rPr>
        <w:t>funkcjonalność</w:t>
      </w:r>
      <w:r w:rsidRPr="001F3834">
        <w:rPr>
          <w:rFonts w:cs="Calibri"/>
          <w:color w:val="00000A"/>
          <w:sz w:val="20"/>
          <w:szCs w:val="20"/>
        </w:rPr>
        <w:t xml:space="preserve"> — przez „funkcjonalność” należy rozumieć </w:t>
      </w:r>
      <w:r w:rsidRPr="001F3834">
        <w:rPr>
          <w:rFonts w:ascii="Cambria" w:hAnsi="Cambria"/>
          <w:sz w:val="20"/>
          <w:szCs w:val="20"/>
        </w:rPr>
        <w:t xml:space="preserve">pojedyncze zadanie możliwe do wykonania w ramach </w:t>
      </w:r>
      <w:r w:rsidR="00D70098" w:rsidRPr="001F3834">
        <w:rPr>
          <w:rFonts w:ascii="Cambria" w:hAnsi="Cambria"/>
          <w:sz w:val="20"/>
          <w:szCs w:val="20"/>
        </w:rPr>
        <w:t>Aplikacji</w:t>
      </w:r>
      <w:r w:rsidRPr="001F3834">
        <w:rPr>
          <w:rFonts w:ascii="Cambria" w:hAnsi="Cambria"/>
          <w:sz w:val="20"/>
          <w:szCs w:val="20"/>
        </w:rPr>
        <w:t xml:space="preserve">; </w:t>
      </w:r>
    </w:p>
    <w:p w14:paraId="0CA54CC0" w14:textId="179819AA" w:rsidR="00AC503A" w:rsidRPr="001F3834" w:rsidRDefault="00904A8A" w:rsidP="006667F9">
      <w:pPr>
        <w:pStyle w:val="Akapitzlist"/>
        <w:numPr>
          <w:ilvl w:val="0"/>
          <w:numId w:val="2"/>
        </w:numPr>
        <w:spacing w:before="0" w:after="0"/>
        <w:ind w:left="426"/>
        <w:jc w:val="both"/>
        <w:rPr>
          <w:sz w:val="20"/>
          <w:szCs w:val="20"/>
        </w:rPr>
      </w:pPr>
      <w:r w:rsidRPr="001F3834">
        <w:rPr>
          <w:rFonts w:cs="Calibri"/>
          <w:b/>
          <w:color w:val="00000A"/>
          <w:sz w:val="20"/>
          <w:szCs w:val="20"/>
        </w:rPr>
        <w:t xml:space="preserve">godziny robocze </w:t>
      </w:r>
      <w:r w:rsidRPr="001F3834">
        <w:rPr>
          <w:rFonts w:cs="Calibri"/>
          <w:color w:val="00000A"/>
          <w:sz w:val="20"/>
          <w:szCs w:val="20"/>
        </w:rPr>
        <w:t>— przez „godziny robocze” należy rozumieć godziny od 8:00 do</w:t>
      </w:r>
      <w:r w:rsidR="0099481D">
        <w:rPr>
          <w:rFonts w:cs="Calibri"/>
          <w:color w:val="00000A"/>
          <w:sz w:val="20"/>
          <w:szCs w:val="20"/>
        </w:rPr>
        <w:t xml:space="preserve"> 16:00</w:t>
      </w:r>
      <w:r w:rsidRPr="007E3E13">
        <w:rPr>
          <w:rFonts w:cs="Calibri"/>
          <w:color w:val="000000" w:themeColor="text1"/>
          <w:sz w:val="20"/>
          <w:szCs w:val="20"/>
        </w:rPr>
        <w:t xml:space="preserve"> </w:t>
      </w:r>
      <w:r w:rsidRPr="001F3834">
        <w:rPr>
          <w:rFonts w:cs="Calibri"/>
          <w:color w:val="00000A"/>
          <w:sz w:val="20"/>
          <w:szCs w:val="20"/>
        </w:rPr>
        <w:t>w dni robocze;</w:t>
      </w:r>
    </w:p>
    <w:p w14:paraId="0CA54CC1" w14:textId="52C572DE" w:rsidR="00AC503A" w:rsidRPr="001F3834" w:rsidRDefault="00904A8A" w:rsidP="006667F9">
      <w:pPr>
        <w:pStyle w:val="Akapitzlist"/>
        <w:numPr>
          <w:ilvl w:val="0"/>
          <w:numId w:val="2"/>
        </w:numPr>
        <w:spacing w:before="0" w:after="0"/>
        <w:ind w:left="426"/>
        <w:jc w:val="both"/>
        <w:rPr>
          <w:sz w:val="20"/>
          <w:szCs w:val="20"/>
        </w:rPr>
      </w:pPr>
      <w:r w:rsidRPr="001F3834">
        <w:rPr>
          <w:rFonts w:cs="Calibri"/>
          <w:b/>
          <w:color w:val="00000A"/>
          <w:sz w:val="20"/>
          <w:szCs w:val="20"/>
        </w:rPr>
        <w:t>hasło</w:t>
      </w:r>
      <w:r w:rsidRPr="001F3834">
        <w:rPr>
          <w:rFonts w:cs="Calibri"/>
          <w:color w:val="00000A"/>
          <w:sz w:val="20"/>
          <w:szCs w:val="20"/>
        </w:rPr>
        <w:t xml:space="preserve"> — przez „hasło” należy rozumieć ciąg znaków używany do zabezpieczenia dostępu do Usług</w:t>
      </w:r>
      <w:r w:rsidR="002458C0" w:rsidRPr="001F3834">
        <w:rPr>
          <w:rFonts w:cs="Calibri"/>
          <w:color w:val="00000A"/>
          <w:sz w:val="20"/>
          <w:szCs w:val="20"/>
        </w:rPr>
        <w:t xml:space="preserve"> Elektronicznych</w:t>
      </w:r>
      <w:r w:rsidR="00CF646B" w:rsidRPr="001F3834">
        <w:rPr>
          <w:rFonts w:cs="Calibri"/>
          <w:color w:val="00000A"/>
          <w:sz w:val="20"/>
          <w:szCs w:val="20"/>
        </w:rPr>
        <w:t>, w szczególności konta Użytkownika</w:t>
      </w:r>
      <w:r w:rsidRPr="001F3834">
        <w:rPr>
          <w:rFonts w:cs="Calibri"/>
          <w:color w:val="00000A"/>
          <w:sz w:val="20"/>
          <w:szCs w:val="20"/>
        </w:rPr>
        <w:t>;</w:t>
      </w:r>
    </w:p>
    <w:p w14:paraId="135A8092" w14:textId="2CE5A907" w:rsidR="00795D78" w:rsidRPr="001F3834" w:rsidRDefault="00795D78" w:rsidP="006667F9">
      <w:pPr>
        <w:pStyle w:val="Akapitzlist"/>
        <w:numPr>
          <w:ilvl w:val="0"/>
          <w:numId w:val="2"/>
        </w:numPr>
        <w:spacing w:before="0" w:after="0"/>
        <w:ind w:left="426"/>
        <w:jc w:val="both"/>
        <w:rPr>
          <w:sz w:val="20"/>
          <w:szCs w:val="20"/>
        </w:rPr>
      </w:pPr>
      <w:r w:rsidRPr="001F3834">
        <w:rPr>
          <w:b/>
          <w:bCs/>
          <w:sz w:val="20"/>
          <w:szCs w:val="20"/>
        </w:rPr>
        <w:t>inne należności</w:t>
      </w:r>
      <w:r w:rsidRPr="001F3834">
        <w:rPr>
          <w:sz w:val="20"/>
          <w:szCs w:val="20"/>
        </w:rPr>
        <w:t xml:space="preserve"> — przez „inne należności” należy rozumieć</w:t>
      </w:r>
      <w:r w:rsidR="00D41F8F" w:rsidRPr="001F3834">
        <w:rPr>
          <w:sz w:val="20"/>
          <w:szCs w:val="20"/>
        </w:rPr>
        <w:t xml:space="preserve"> wszelkie</w:t>
      </w:r>
      <w:r w:rsidRPr="001F3834">
        <w:rPr>
          <w:sz w:val="20"/>
          <w:szCs w:val="20"/>
        </w:rPr>
        <w:t xml:space="preserve"> kwoty pieniężne należne </w:t>
      </w:r>
      <w:r w:rsidR="009D1809" w:rsidRPr="001F3834">
        <w:rPr>
          <w:sz w:val="20"/>
          <w:szCs w:val="20"/>
        </w:rPr>
        <w:t>Operatorowi</w:t>
      </w:r>
      <w:r w:rsidR="00D41F8F" w:rsidRPr="001F3834">
        <w:rPr>
          <w:sz w:val="20"/>
          <w:szCs w:val="20"/>
        </w:rPr>
        <w:t xml:space="preserve"> na podstawie Regulaminu, które nie są opłatami</w:t>
      </w:r>
      <w:r w:rsidR="008D6C10" w:rsidRPr="001F3834">
        <w:rPr>
          <w:sz w:val="20"/>
          <w:szCs w:val="20"/>
        </w:rPr>
        <w:t xml:space="preserve"> za korzystanie z Usług </w:t>
      </w:r>
      <w:r w:rsidR="002458C0" w:rsidRPr="001F3834">
        <w:rPr>
          <w:sz w:val="20"/>
          <w:szCs w:val="20"/>
        </w:rPr>
        <w:t xml:space="preserve">Elektronicznych </w:t>
      </w:r>
      <w:r w:rsidR="008D6C10" w:rsidRPr="001F3834">
        <w:rPr>
          <w:sz w:val="20"/>
          <w:szCs w:val="20"/>
        </w:rPr>
        <w:t>lub Schowków</w:t>
      </w:r>
      <w:r w:rsidR="00D41F8F" w:rsidRPr="001F3834">
        <w:rPr>
          <w:sz w:val="20"/>
          <w:szCs w:val="20"/>
        </w:rPr>
        <w:t>, np. kary umowne; inne należności są wskazane wprost w treści Regulaminu lub cenniku;</w:t>
      </w:r>
    </w:p>
    <w:p w14:paraId="0192429F" w14:textId="5A769F66" w:rsidR="00C64F3A" w:rsidRPr="001F3834" w:rsidRDefault="00C64F3A" w:rsidP="006667F9">
      <w:pPr>
        <w:pStyle w:val="Akapitzlist"/>
        <w:numPr>
          <w:ilvl w:val="0"/>
          <w:numId w:val="2"/>
        </w:numPr>
        <w:spacing w:before="0" w:after="0"/>
        <w:ind w:left="426"/>
        <w:jc w:val="both"/>
        <w:rPr>
          <w:sz w:val="20"/>
          <w:szCs w:val="20"/>
        </w:rPr>
      </w:pPr>
      <w:r w:rsidRPr="001F3834">
        <w:rPr>
          <w:b/>
          <w:bCs/>
          <w:sz w:val="20"/>
          <w:szCs w:val="20"/>
        </w:rPr>
        <w:lastRenderedPageBreak/>
        <w:t>k.c.</w:t>
      </w:r>
      <w:r w:rsidRPr="001F3834">
        <w:rPr>
          <w:sz w:val="20"/>
          <w:szCs w:val="20"/>
        </w:rPr>
        <w:t xml:space="preserve"> — przez „k.c.” należy rozumieć ustawę z dnia 23 kwietnia 1964 r. — Kodeks cywilny (t. j. Dz. U 2020 poz. 1740, z </w:t>
      </w:r>
      <w:r w:rsidR="00D74639" w:rsidRPr="001F3834">
        <w:rPr>
          <w:sz w:val="20"/>
          <w:szCs w:val="20"/>
        </w:rPr>
        <w:t>późn. zm.);</w:t>
      </w:r>
    </w:p>
    <w:p w14:paraId="0CA54CC6" w14:textId="5546FB0B" w:rsidR="00AC503A" w:rsidRPr="001F3834" w:rsidRDefault="00904A8A" w:rsidP="006667F9">
      <w:pPr>
        <w:numPr>
          <w:ilvl w:val="0"/>
          <w:numId w:val="2"/>
        </w:numPr>
        <w:shd w:val="clear" w:color="auto" w:fill="FFFFFF"/>
        <w:spacing w:line="276" w:lineRule="auto"/>
        <w:ind w:left="426"/>
        <w:jc w:val="both"/>
        <w:rPr>
          <w:sz w:val="20"/>
          <w:szCs w:val="20"/>
        </w:rPr>
      </w:pPr>
      <w:r w:rsidRPr="001F3834">
        <w:rPr>
          <w:rFonts w:asciiTheme="majorHAnsi" w:hAnsiTheme="majorHAnsi" w:cs="Calibri"/>
          <w:b/>
          <w:sz w:val="20"/>
          <w:szCs w:val="20"/>
        </w:rPr>
        <w:t>konto Użytkownika</w:t>
      </w:r>
      <w:r w:rsidRPr="001F3834">
        <w:rPr>
          <w:rFonts w:asciiTheme="majorHAnsi" w:hAnsiTheme="majorHAnsi" w:cs="Calibri"/>
          <w:sz w:val="20"/>
          <w:szCs w:val="20"/>
        </w:rPr>
        <w:t xml:space="preserve"> — przez „konto Użytkownika” należy rozumieć indywidualny dostęp danego Użytkownika do </w:t>
      </w:r>
      <w:r w:rsidR="00D70098" w:rsidRPr="001F3834">
        <w:rPr>
          <w:rFonts w:asciiTheme="majorHAnsi" w:hAnsiTheme="majorHAnsi" w:cs="Calibri"/>
          <w:sz w:val="20"/>
          <w:szCs w:val="20"/>
        </w:rPr>
        <w:t>Aplikacji</w:t>
      </w:r>
      <w:r w:rsidRPr="001F3834">
        <w:rPr>
          <w:rFonts w:asciiTheme="majorHAnsi" w:hAnsiTheme="majorHAnsi" w:cs="Calibri"/>
          <w:sz w:val="20"/>
          <w:szCs w:val="20"/>
        </w:rPr>
        <w:t>, określany loginem i hasłem</w:t>
      </w:r>
      <w:r w:rsidR="00934BC6" w:rsidRPr="001F3834">
        <w:rPr>
          <w:rFonts w:asciiTheme="majorHAnsi" w:hAnsiTheme="majorHAnsi" w:cs="Calibri"/>
          <w:sz w:val="20"/>
          <w:szCs w:val="20"/>
        </w:rPr>
        <w:t xml:space="preserve">, który umożliwia korzystanie z </w:t>
      </w:r>
      <w:r w:rsidR="00FC4171" w:rsidRPr="001F3834">
        <w:rPr>
          <w:rFonts w:asciiTheme="majorHAnsi" w:hAnsiTheme="majorHAnsi" w:cs="Calibri"/>
          <w:sz w:val="20"/>
          <w:szCs w:val="20"/>
        </w:rPr>
        <w:t>Usług</w:t>
      </w:r>
      <w:r w:rsidR="008D6C10" w:rsidRPr="001F3834">
        <w:rPr>
          <w:rFonts w:asciiTheme="majorHAnsi" w:hAnsiTheme="majorHAnsi" w:cs="Calibri"/>
          <w:sz w:val="20"/>
          <w:szCs w:val="20"/>
        </w:rPr>
        <w:t xml:space="preserve"> </w:t>
      </w:r>
      <w:r w:rsidR="002458C0" w:rsidRPr="001F3834">
        <w:rPr>
          <w:rFonts w:asciiTheme="majorHAnsi" w:hAnsiTheme="majorHAnsi" w:cs="Calibri"/>
          <w:sz w:val="20"/>
          <w:szCs w:val="20"/>
        </w:rPr>
        <w:t xml:space="preserve">Elektronicznych </w:t>
      </w:r>
      <w:r w:rsidR="008D6C10" w:rsidRPr="001F3834">
        <w:rPr>
          <w:rFonts w:asciiTheme="majorHAnsi" w:hAnsiTheme="majorHAnsi" w:cs="Calibri"/>
          <w:sz w:val="20"/>
          <w:szCs w:val="20"/>
        </w:rPr>
        <w:t>oraz Schowków</w:t>
      </w:r>
      <w:r w:rsidRPr="001F3834">
        <w:rPr>
          <w:rFonts w:asciiTheme="majorHAnsi" w:hAnsiTheme="majorHAnsi" w:cs="Calibri"/>
          <w:sz w:val="20"/>
          <w:szCs w:val="20"/>
        </w:rPr>
        <w:t>;</w:t>
      </w:r>
    </w:p>
    <w:p w14:paraId="1C448BAD" w14:textId="312E07FE" w:rsidR="00AE1A42" w:rsidRPr="001F3834" w:rsidRDefault="00706BAD" w:rsidP="006667F9">
      <w:pPr>
        <w:numPr>
          <w:ilvl w:val="0"/>
          <w:numId w:val="2"/>
        </w:numPr>
        <w:shd w:val="clear" w:color="auto" w:fill="FFFFFF"/>
        <w:spacing w:line="276" w:lineRule="auto"/>
        <w:ind w:left="426"/>
        <w:jc w:val="both"/>
        <w:rPr>
          <w:rFonts w:ascii="Cambria" w:hAnsi="Cambria"/>
          <w:sz w:val="20"/>
          <w:szCs w:val="20"/>
        </w:rPr>
      </w:pPr>
      <w:r w:rsidRPr="001F3834">
        <w:rPr>
          <w:rFonts w:ascii="Cambria" w:hAnsi="Cambria"/>
          <w:b/>
          <w:bCs/>
          <w:sz w:val="20"/>
          <w:szCs w:val="20"/>
        </w:rPr>
        <w:t xml:space="preserve">koszty </w:t>
      </w:r>
      <w:r w:rsidR="00BF138E" w:rsidRPr="001F3834">
        <w:rPr>
          <w:rFonts w:ascii="Cambria" w:hAnsi="Cambria"/>
          <w:b/>
          <w:bCs/>
          <w:sz w:val="20"/>
          <w:szCs w:val="20"/>
        </w:rPr>
        <w:t xml:space="preserve">naprawy lub wymiany </w:t>
      </w:r>
      <w:r w:rsidR="008D6C10" w:rsidRPr="001F3834">
        <w:rPr>
          <w:rFonts w:ascii="Cambria" w:hAnsi="Cambria"/>
          <w:b/>
          <w:bCs/>
          <w:sz w:val="20"/>
          <w:szCs w:val="20"/>
        </w:rPr>
        <w:t>Schowka</w:t>
      </w:r>
      <w:r w:rsidR="00BF138E" w:rsidRPr="001F3834">
        <w:rPr>
          <w:rFonts w:ascii="Cambria" w:hAnsi="Cambria"/>
          <w:sz w:val="20"/>
          <w:szCs w:val="20"/>
        </w:rPr>
        <w:t xml:space="preserve"> — przez „koszty naprawy lub wymiany </w:t>
      </w:r>
      <w:r w:rsidR="008D6C10" w:rsidRPr="001F3834">
        <w:rPr>
          <w:rFonts w:ascii="Cambria" w:hAnsi="Cambria"/>
          <w:sz w:val="20"/>
          <w:szCs w:val="20"/>
        </w:rPr>
        <w:t>Schowka</w:t>
      </w:r>
      <w:r w:rsidR="00BF138E" w:rsidRPr="001F3834">
        <w:rPr>
          <w:rFonts w:ascii="Cambria" w:hAnsi="Cambria"/>
          <w:sz w:val="20"/>
          <w:szCs w:val="20"/>
        </w:rPr>
        <w:t xml:space="preserve">” należy rozumieć nakłady pieniężne, jakie poniesie </w:t>
      </w:r>
      <w:r w:rsidR="009D1809" w:rsidRPr="001F3834">
        <w:rPr>
          <w:rFonts w:ascii="Cambria" w:hAnsi="Cambria"/>
          <w:sz w:val="20"/>
          <w:szCs w:val="20"/>
        </w:rPr>
        <w:t>Operator</w:t>
      </w:r>
      <w:r w:rsidR="00BF138E" w:rsidRPr="001F3834">
        <w:rPr>
          <w:rFonts w:ascii="Cambria" w:hAnsi="Cambria"/>
          <w:sz w:val="20"/>
          <w:szCs w:val="20"/>
        </w:rPr>
        <w:t xml:space="preserve"> w związku z koniecznością naprawy lub wymiany </w:t>
      </w:r>
      <w:r w:rsidR="008D6C10" w:rsidRPr="001F3834">
        <w:rPr>
          <w:rFonts w:ascii="Cambria" w:hAnsi="Cambria"/>
          <w:sz w:val="20"/>
          <w:szCs w:val="20"/>
        </w:rPr>
        <w:t>Schowka</w:t>
      </w:r>
      <w:r w:rsidR="00BF138E" w:rsidRPr="001F3834">
        <w:rPr>
          <w:rFonts w:ascii="Cambria" w:hAnsi="Cambria"/>
          <w:sz w:val="20"/>
          <w:szCs w:val="20"/>
        </w:rPr>
        <w:t xml:space="preserve"> po jego zwrocie </w:t>
      </w:r>
      <w:r w:rsidR="00C42C17" w:rsidRPr="001F3834">
        <w:rPr>
          <w:rFonts w:ascii="Cambria" w:hAnsi="Cambria"/>
          <w:sz w:val="20"/>
          <w:szCs w:val="20"/>
        </w:rPr>
        <w:t>przez Użytkownika w stanie niezgodnym z Regulaminem;</w:t>
      </w:r>
    </w:p>
    <w:p w14:paraId="0CA54CC7" w14:textId="074231D2" w:rsidR="00AC503A" w:rsidRPr="001F3834" w:rsidRDefault="00904A8A" w:rsidP="006667F9">
      <w:pPr>
        <w:numPr>
          <w:ilvl w:val="0"/>
          <w:numId w:val="2"/>
        </w:numPr>
        <w:shd w:val="clear" w:color="auto" w:fill="FFFFFF"/>
        <w:spacing w:line="276" w:lineRule="auto"/>
        <w:ind w:left="426"/>
        <w:jc w:val="both"/>
        <w:rPr>
          <w:rFonts w:ascii="Cambria" w:hAnsi="Cambria"/>
          <w:sz w:val="20"/>
          <w:szCs w:val="20"/>
        </w:rPr>
      </w:pPr>
      <w:r w:rsidRPr="001F3834">
        <w:rPr>
          <w:rFonts w:asciiTheme="majorHAnsi" w:hAnsiTheme="majorHAnsi" w:cs="Calibri"/>
          <w:b/>
          <w:sz w:val="20"/>
          <w:szCs w:val="20"/>
        </w:rPr>
        <w:t>login</w:t>
      </w:r>
      <w:r w:rsidRPr="001F3834">
        <w:rPr>
          <w:rFonts w:asciiTheme="majorHAnsi" w:hAnsiTheme="majorHAnsi" w:cs="Calibri"/>
          <w:sz w:val="20"/>
          <w:szCs w:val="20"/>
        </w:rPr>
        <w:t xml:space="preserve"> — przez „login” należy rozumieć indywidualne i niepowtarzalne oznaczenie Użytkownika, pozwalające dokonać jego identyfikacji, wykorzystywane przy korzystaniu z Usług</w:t>
      </w:r>
      <w:r w:rsidR="00E11890" w:rsidRPr="001F3834">
        <w:rPr>
          <w:rFonts w:asciiTheme="majorHAnsi" w:hAnsiTheme="majorHAnsi" w:cs="Calibri"/>
          <w:sz w:val="20"/>
          <w:szCs w:val="20"/>
        </w:rPr>
        <w:t xml:space="preserve"> Elektronicznych</w:t>
      </w:r>
      <w:r w:rsidR="00F617FD" w:rsidRPr="001F3834">
        <w:rPr>
          <w:rFonts w:asciiTheme="majorHAnsi" w:hAnsiTheme="majorHAnsi" w:cs="Calibri"/>
          <w:sz w:val="20"/>
          <w:szCs w:val="20"/>
        </w:rPr>
        <w:t xml:space="preserve">, </w:t>
      </w:r>
      <w:r w:rsidR="00F617FD" w:rsidRPr="001F3834">
        <w:rPr>
          <w:rFonts w:ascii="Cambria" w:hAnsi="Cambria" w:cs="Calibri"/>
          <w:sz w:val="20"/>
          <w:szCs w:val="20"/>
        </w:rPr>
        <w:t>w szczególności z konta Użytkownika</w:t>
      </w:r>
      <w:r w:rsidRPr="001F3834">
        <w:rPr>
          <w:rFonts w:ascii="Cambria" w:hAnsi="Cambria" w:cs="Calibri"/>
          <w:sz w:val="20"/>
          <w:szCs w:val="20"/>
        </w:rPr>
        <w:t>;</w:t>
      </w:r>
    </w:p>
    <w:p w14:paraId="65A3A5FF" w14:textId="6EF5E4D5" w:rsidR="00D81214" w:rsidRPr="001F3834" w:rsidRDefault="00D81214" w:rsidP="006667F9">
      <w:pPr>
        <w:numPr>
          <w:ilvl w:val="0"/>
          <w:numId w:val="2"/>
        </w:numPr>
        <w:shd w:val="clear" w:color="auto" w:fill="FFFFFF"/>
        <w:spacing w:line="276" w:lineRule="auto"/>
        <w:ind w:left="426"/>
        <w:jc w:val="both"/>
        <w:rPr>
          <w:rFonts w:ascii="Cambria" w:hAnsi="Cambria"/>
          <w:sz w:val="20"/>
          <w:szCs w:val="20"/>
        </w:rPr>
      </w:pPr>
      <w:r w:rsidRPr="001F3834">
        <w:rPr>
          <w:rFonts w:asciiTheme="majorHAnsi" w:hAnsiTheme="majorHAnsi" w:cs="Calibri"/>
          <w:b/>
          <w:sz w:val="20"/>
          <w:szCs w:val="20"/>
        </w:rPr>
        <w:t xml:space="preserve">Najem — </w:t>
      </w:r>
      <w:r w:rsidRPr="001F3834">
        <w:rPr>
          <w:rFonts w:asciiTheme="majorHAnsi" w:hAnsiTheme="majorHAnsi" w:cs="Calibri"/>
          <w:bCs/>
          <w:sz w:val="20"/>
          <w:szCs w:val="20"/>
        </w:rPr>
        <w:t>przez „Najem” należy rozumieć</w:t>
      </w:r>
      <w:r w:rsidRPr="001F3834">
        <w:rPr>
          <w:rFonts w:asciiTheme="majorHAnsi" w:hAnsiTheme="majorHAnsi" w:cs="Calibri"/>
          <w:b/>
          <w:sz w:val="20"/>
          <w:szCs w:val="20"/>
        </w:rPr>
        <w:t xml:space="preserve"> </w:t>
      </w:r>
      <w:r w:rsidRPr="001F3834">
        <w:rPr>
          <w:rFonts w:asciiTheme="majorHAnsi" w:hAnsiTheme="majorHAnsi" w:cs="Calibri"/>
          <w:bCs/>
          <w:sz w:val="20"/>
          <w:szCs w:val="20"/>
        </w:rPr>
        <w:t xml:space="preserve">przekazanie Użytkownikowi </w:t>
      </w:r>
      <w:r w:rsidR="00A22899" w:rsidRPr="001F3834">
        <w:rPr>
          <w:rFonts w:asciiTheme="majorHAnsi" w:hAnsiTheme="majorHAnsi" w:cs="Calibri"/>
          <w:bCs/>
          <w:sz w:val="20"/>
          <w:szCs w:val="20"/>
        </w:rPr>
        <w:t xml:space="preserve">Schowka do korzystania przez </w:t>
      </w:r>
      <w:r w:rsidR="00160B7D" w:rsidRPr="001F3834">
        <w:rPr>
          <w:rFonts w:asciiTheme="majorHAnsi" w:hAnsiTheme="majorHAnsi" w:cs="Calibri"/>
          <w:bCs/>
          <w:sz w:val="20"/>
          <w:szCs w:val="20"/>
        </w:rPr>
        <w:t>C</w:t>
      </w:r>
      <w:r w:rsidR="005E117B" w:rsidRPr="001F3834">
        <w:rPr>
          <w:rFonts w:asciiTheme="majorHAnsi" w:hAnsiTheme="majorHAnsi" w:cs="Calibri"/>
          <w:bCs/>
          <w:sz w:val="20"/>
          <w:szCs w:val="20"/>
        </w:rPr>
        <w:t>zas Najmu</w:t>
      </w:r>
      <w:r w:rsidR="00616F86" w:rsidRPr="001F3834">
        <w:rPr>
          <w:rFonts w:asciiTheme="majorHAnsi" w:hAnsiTheme="majorHAnsi" w:cs="Calibri"/>
          <w:bCs/>
          <w:sz w:val="20"/>
          <w:szCs w:val="20"/>
        </w:rPr>
        <w:t>, w zamian za określon</w:t>
      </w:r>
      <w:r w:rsidR="0026453B" w:rsidRPr="001F3834">
        <w:rPr>
          <w:rFonts w:asciiTheme="majorHAnsi" w:hAnsiTheme="majorHAnsi" w:cs="Calibri"/>
          <w:bCs/>
          <w:sz w:val="20"/>
          <w:szCs w:val="20"/>
        </w:rPr>
        <w:t>ą Opłatę Czynszową</w:t>
      </w:r>
      <w:r w:rsidR="00616F86" w:rsidRPr="001F3834">
        <w:rPr>
          <w:rFonts w:asciiTheme="majorHAnsi" w:hAnsiTheme="majorHAnsi" w:cs="Calibri"/>
          <w:bCs/>
          <w:sz w:val="20"/>
          <w:szCs w:val="20"/>
        </w:rPr>
        <w:t>;</w:t>
      </w:r>
    </w:p>
    <w:p w14:paraId="01A4B06D" w14:textId="35AD95C9" w:rsidR="00795D78" w:rsidRPr="001F3834" w:rsidRDefault="00795D78" w:rsidP="006667F9">
      <w:pPr>
        <w:numPr>
          <w:ilvl w:val="0"/>
          <w:numId w:val="2"/>
        </w:numPr>
        <w:shd w:val="clear" w:color="auto" w:fill="FFFFFF"/>
        <w:spacing w:line="276" w:lineRule="auto"/>
        <w:ind w:left="426"/>
        <w:jc w:val="both"/>
        <w:rPr>
          <w:rFonts w:ascii="Cambria" w:hAnsi="Cambria"/>
          <w:sz w:val="20"/>
          <w:szCs w:val="20"/>
        </w:rPr>
      </w:pPr>
      <w:r w:rsidRPr="001F3834">
        <w:rPr>
          <w:rFonts w:ascii="Cambria" w:hAnsi="Cambria"/>
          <w:b/>
          <w:bCs/>
          <w:sz w:val="20"/>
          <w:szCs w:val="20"/>
        </w:rPr>
        <w:t>należności</w:t>
      </w:r>
      <w:r w:rsidRPr="001F3834">
        <w:rPr>
          <w:rFonts w:ascii="Cambria" w:hAnsi="Cambria"/>
          <w:sz w:val="20"/>
          <w:szCs w:val="20"/>
        </w:rPr>
        <w:t xml:space="preserve"> — przez „należności” należy rozumieć </w:t>
      </w:r>
      <w:r w:rsidR="0096334C" w:rsidRPr="001F3834">
        <w:rPr>
          <w:rFonts w:ascii="Cambria" w:hAnsi="Cambria"/>
          <w:sz w:val="20"/>
          <w:szCs w:val="20"/>
        </w:rPr>
        <w:t>O</w:t>
      </w:r>
      <w:r w:rsidRPr="001F3834">
        <w:rPr>
          <w:rFonts w:ascii="Cambria" w:hAnsi="Cambria"/>
          <w:sz w:val="20"/>
          <w:szCs w:val="20"/>
        </w:rPr>
        <w:t>płaty oraz inne należności;</w:t>
      </w:r>
    </w:p>
    <w:p w14:paraId="0CA54CC9" w14:textId="02352342" w:rsidR="00AC503A" w:rsidRPr="001F3834" w:rsidRDefault="00904A8A" w:rsidP="006667F9">
      <w:pPr>
        <w:numPr>
          <w:ilvl w:val="0"/>
          <w:numId w:val="2"/>
        </w:numPr>
        <w:shd w:val="clear" w:color="auto" w:fill="FFFFFF"/>
        <w:spacing w:line="276" w:lineRule="auto"/>
        <w:ind w:left="426"/>
        <w:jc w:val="both"/>
        <w:rPr>
          <w:sz w:val="20"/>
          <w:szCs w:val="20"/>
        </w:rPr>
      </w:pPr>
      <w:r w:rsidRPr="001F3834">
        <w:rPr>
          <w:rFonts w:asciiTheme="majorHAnsi" w:eastAsia="Times New Roman" w:hAnsiTheme="majorHAnsi" w:cs="Calibri"/>
          <w:b/>
          <w:bCs/>
          <w:sz w:val="20"/>
          <w:szCs w:val="20"/>
          <w:lang w:eastAsia="pl-PL"/>
        </w:rPr>
        <w:t>naprawa</w:t>
      </w:r>
      <w:r w:rsidRPr="001F3834">
        <w:rPr>
          <w:rFonts w:asciiTheme="majorHAnsi" w:eastAsia="Times New Roman" w:hAnsiTheme="majorHAnsi" w:cs="Calibri"/>
          <w:sz w:val="20"/>
          <w:szCs w:val="20"/>
          <w:lang w:eastAsia="pl-PL"/>
        </w:rPr>
        <w:t xml:space="preserve"> — </w:t>
      </w:r>
      <w:r w:rsidRPr="001F3834">
        <w:rPr>
          <w:rFonts w:asciiTheme="majorHAnsi" w:hAnsiTheme="majorHAnsi" w:cs="Calibri"/>
          <w:sz w:val="20"/>
          <w:szCs w:val="20"/>
        </w:rPr>
        <w:t xml:space="preserve">przez „naprawę” należy rozumieć </w:t>
      </w:r>
      <w:r w:rsidRPr="001F3834">
        <w:rPr>
          <w:rFonts w:asciiTheme="majorHAnsi" w:eastAsia="Times New Roman" w:hAnsiTheme="majorHAnsi" w:cs="Calibri"/>
          <w:sz w:val="20"/>
          <w:szCs w:val="20"/>
          <w:lang w:eastAsia="pl-PL"/>
        </w:rPr>
        <w:t xml:space="preserve">działania </w:t>
      </w:r>
      <w:r w:rsidR="009D1809" w:rsidRPr="001F3834">
        <w:rPr>
          <w:rFonts w:asciiTheme="majorHAnsi" w:eastAsia="Times New Roman" w:hAnsiTheme="majorHAnsi" w:cs="Calibri"/>
          <w:sz w:val="20"/>
          <w:szCs w:val="20"/>
          <w:lang w:eastAsia="pl-PL"/>
        </w:rPr>
        <w:t>Operatora</w:t>
      </w:r>
      <w:r w:rsidRPr="001F3834">
        <w:rPr>
          <w:rFonts w:asciiTheme="majorHAnsi" w:eastAsia="Times New Roman" w:hAnsiTheme="majorHAnsi" w:cs="Calibri"/>
          <w:sz w:val="20"/>
          <w:szCs w:val="20"/>
          <w:lang w:eastAsia="pl-PL"/>
        </w:rPr>
        <w:t xml:space="preserve"> polegające na usunięciu awarii, błędu lub usterki, które mają za zadanie przywrócić</w:t>
      </w:r>
      <w:r w:rsidR="00581A3B" w:rsidRPr="001F3834">
        <w:rPr>
          <w:rFonts w:asciiTheme="majorHAnsi" w:eastAsia="Times New Roman" w:hAnsiTheme="majorHAnsi" w:cs="Calibri"/>
          <w:sz w:val="20"/>
          <w:szCs w:val="20"/>
          <w:lang w:eastAsia="pl-PL"/>
        </w:rPr>
        <w:t xml:space="preserve"> </w:t>
      </w:r>
      <w:r w:rsidRPr="001F3834">
        <w:rPr>
          <w:rFonts w:asciiTheme="majorHAnsi" w:eastAsia="Times New Roman" w:hAnsiTheme="majorHAnsi" w:cs="Calibri"/>
          <w:sz w:val="20"/>
          <w:szCs w:val="20"/>
          <w:lang w:eastAsia="pl-PL"/>
        </w:rPr>
        <w:t xml:space="preserve">prawidłowe funkcjonowanie </w:t>
      </w:r>
      <w:r w:rsidR="00D70098" w:rsidRPr="001F3834">
        <w:rPr>
          <w:rFonts w:asciiTheme="majorHAnsi" w:eastAsia="Times New Roman" w:hAnsiTheme="majorHAnsi" w:cs="Calibri"/>
          <w:sz w:val="20"/>
          <w:szCs w:val="20"/>
          <w:lang w:eastAsia="pl-PL"/>
        </w:rPr>
        <w:t>Aplikacji</w:t>
      </w:r>
      <w:r w:rsidRPr="001F3834">
        <w:rPr>
          <w:rFonts w:asciiTheme="majorHAnsi" w:eastAsia="Times New Roman" w:hAnsiTheme="majorHAnsi" w:cs="Calibri"/>
          <w:sz w:val="20"/>
          <w:szCs w:val="20"/>
          <w:lang w:eastAsia="pl-PL"/>
        </w:rPr>
        <w:t>;</w:t>
      </w:r>
    </w:p>
    <w:p w14:paraId="70B2F5F0" w14:textId="58E5F40B" w:rsidR="003576B8" w:rsidRPr="001C6B40" w:rsidRDefault="009D1809" w:rsidP="006667F9">
      <w:pPr>
        <w:pStyle w:val="Akapitzlist"/>
        <w:numPr>
          <w:ilvl w:val="0"/>
          <w:numId w:val="2"/>
        </w:numPr>
        <w:spacing w:before="0" w:after="0"/>
        <w:ind w:left="426"/>
        <w:jc w:val="both"/>
        <w:rPr>
          <w:sz w:val="20"/>
          <w:szCs w:val="20"/>
        </w:rPr>
      </w:pPr>
      <w:r w:rsidRPr="001C6B40">
        <w:rPr>
          <w:rFonts w:cstheme="minorHAnsi"/>
          <w:b/>
          <w:color w:val="00000A"/>
          <w:sz w:val="20"/>
          <w:szCs w:val="20"/>
        </w:rPr>
        <w:t>Operator</w:t>
      </w:r>
      <w:r w:rsidR="003576B8" w:rsidRPr="001C6B40">
        <w:rPr>
          <w:rFonts w:cstheme="minorHAnsi"/>
          <w:color w:val="00000A"/>
          <w:sz w:val="20"/>
          <w:szCs w:val="20"/>
        </w:rPr>
        <w:t xml:space="preserve"> — </w:t>
      </w:r>
      <w:r w:rsidR="003576B8" w:rsidRPr="001C6B40">
        <w:rPr>
          <w:rFonts w:eastAsia="Calibri" w:cs="Calibri"/>
          <w:sz w:val="20"/>
          <w:szCs w:val="20"/>
        </w:rPr>
        <w:t>przez „</w:t>
      </w:r>
      <w:r w:rsidRPr="001C6B40">
        <w:rPr>
          <w:rFonts w:eastAsia="Calibri" w:cs="Calibri"/>
          <w:sz w:val="20"/>
          <w:szCs w:val="20"/>
        </w:rPr>
        <w:t>Operatora</w:t>
      </w:r>
      <w:r w:rsidR="003576B8" w:rsidRPr="001C6B40">
        <w:rPr>
          <w:rFonts w:eastAsia="Calibri" w:cs="Calibri"/>
          <w:sz w:val="20"/>
          <w:szCs w:val="20"/>
        </w:rPr>
        <w:t xml:space="preserve">” należy rozumieć </w:t>
      </w:r>
      <w:r w:rsidR="00DB6F1F" w:rsidRPr="001C6B40">
        <w:rPr>
          <w:rFonts w:cstheme="minorHAnsi"/>
          <w:sz w:val="20"/>
          <w:szCs w:val="20"/>
        </w:rPr>
        <w:t>SMARTBOX DROBNIKOWSKI SPÓŁKA JAWNA</w:t>
      </w:r>
      <w:r w:rsidR="003576B8" w:rsidRPr="001C6B40">
        <w:rPr>
          <w:rFonts w:cstheme="minorHAnsi"/>
          <w:sz w:val="20"/>
          <w:szCs w:val="20"/>
        </w:rPr>
        <w:t xml:space="preserve"> z siedzibą</w:t>
      </w:r>
      <w:r w:rsidR="00FA4423" w:rsidRPr="001C6B40">
        <w:rPr>
          <w:rFonts w:cstheme="minorHAnsi"/>
          <w:sz w:val="20"/>
          <w:szCs w:val="20"/>
        </w:rPr>
        <w:t xml:space="preserve"> w </w:t>
      </w:r>
      <w:r w:rsidR="00DB6F1F" w:rsidRPr="001C6B40">
        <w:rPr>
          <w:rFonts w:cstheme="minorHAnsi"/>
          <w:sz w:val="20"/>
          <w:szCs w:val="20"/>
        </w:rPr>
        <w:t>miejsc. BIADASZKI nr 14, kod 63-430, poczta ODOLANÓW,</w:t>
      </w:r>
      <w:r w:rsidR="003576B8" w:rsidRPr="001C6B40">
        <w:rPr>
          <w:rFonts w:cstheme="minorHAnsi"/>
          <w:sz w:val="20"/>
          <w:szCs w:val="20"/>
        </w:rPr>
        <w:t xml:space="preserve"> wpisaną do Krajowego Rejestru Sądowego</w:t>
      </w:r>
      <w:r w:rsidR="00DB6F1F" w:rsidRPr="001C6B40">
        <w:rPr>
          <w:rFonts w:cstheme="minorHAnsi"/>
          <w:sz w:val="20"/>
          <w:szCs w:val="20"/>
        </w:rPr>
        <w:t xml:space="preserve"> </w:t>
      </w:r>
      <w:r w:rsidR="003576B8" w:rsidRPr="001C6B40">
        <w:rPr>
          <w:rFonts w:cstheme="minorHAnsi"/>
          <w:sz w:val="20"/>
          <w:szCs w:val="20"/>
        </w:rPr>
        <w:t xml:space="preserve">Gospodarczy KRS pod numerem </w:t>
      </w:r>
      <w:r w:rsidR="00DB6F1F" w:rsidRPr="001C6B40">
        <w:rPr>
          <w:rFonts w:cstheme="minorHAnsi"/>
          <w:sz w:val="20"/>
          <w:szCs w:val="20"/>
        </w:rPr>
        <w:t>0000900925</w:t>
      </w:r>
      <w:r w:rsidR="003576B8" w:rsidRPr="001C6B40">
        <w:rPr>
          <w:rFonts w:cstheme="minorHAnsi"/>
          <w:sz w:val="20"/>
          <w:szCs w:val="20"/>
        </w:rPr>
        <w:t xml:space="preserve">, posługującą się numerami NIP </w:t>
      </w:r>
      <w:r w:rsidR="00DB6F1F" w:rsidRPr="001C6B40">
        <w:rPr>
          <w:rFonts w:cstheme="minorHAnsi"/>
          <w:sz w:val="20"/>
          <w:szCs w:val="20"/>
        </w:rPr>
        <w:t>6222835530</w:t>
      </w:r>
      <w:r w:rsidR="00C61334" w:rsidRPr="001C6B40">
        <w:rPr>
          <w:rFonts w:cstheme="minorHAnsi"/>
          <w:sz w:val="20"/>
          <w:szCs w:val="20"/>
        </w:rPr>
        <w:t xml:space="preserve"> </w:t>
      </w:r>
      <w:r w:rsidR="003576B8" w:rsidRPr="001C6B40">
        <w:rPr>
          <w:rFonts w:cstheme="minorHAnsi"/>
          <w:sz w:val="20"/>
          <w:szCs w:val="20"/>
          <w:shd w:val="clear" w:color="auto" w:fill="FFFFFF"/>
        </w:rPr>
        <w:t xml:space="preserve"> oraz REGON </w:t>
      </w:r>
      <w:r w:rsidR="00DB6F1F" w:rsidRPr="001C6B40">
        <w:rPr>
          <w:rFonts w:cstheme="minorHAnsi"/>
          <w:sz w:val="20"/>
          <w:szCs w:val="20"/>
        </w:rPr>
        <w:t>388935431</w:t>
      </w:r>
      <w:r w:rsidR="003576B8" w:rsidRPr="001C6B40">
        <w:rPr>
          <w:rFonts w:eastAsia="Times New Roman" w:cstheme="minorHAnsi"/>
          <w:sz w:val="20"/>
          <w:szCs w:val="20"/>
        </w:rPr>
        <w:t xml:space="preserve">, która </w:t>
      </w:r>
      <w:r w:rsidR="00C27C94" w:rsidRPr="001C6B40">
        <w:rPr>
          <w:rFonts w:eastAsia="Times New Roman" w:cstheme="minorHAnsi"/>
          <w:sz w:val="20"/>
          <w:szCs w:val="20"/>
        </w:rPr>
        <w:t xml:space="preserve">w ramach Umowy z Użytkownikiem </w:t>
      </w:r>
      <w:r w:rsidR="003576B8" w:rsidRPr="001C6B40">
        <w:rPr>
          <w:rFonts w:eastAsia="Times New Roman" w:cstheme="minorHAnsi"/>
          <w:sz w:val="20"/>
          <w:szCs w:val="20"/>
        </w:rPr>
        <w:t>świadczy Usługi</w:t>
      </w:r>
      <w:r w:rsidR="00E11890" w:rsidRPr="001C6B40">
        <w:rPr>
          <w:rFonts w:eastAsia="Times New Roman" w:cstheme="minorHAnsi"/>
          <w:sz w:val="20"/>
          <w:szCs w:val="20"/>
        </w:rPr>
        <w:t xml:space="preserve"> Elektroniczne i wynajmuje Schowki</w:t>
      </w:r>
      <w:r w:rsidR="003576B8" w:rsidRPr="001C6B40">
        <w:rPr>
          <w:rFonts w:cstheme="minorHAnsi"/>
          <w:color w:val="00000A"/>
          <w:sz w:val="20"/>
          <w:szCs w:val="20"/>
        </w:rPr>
        <w:t>;</w:t>
      </w:r>
    </w:p>
    <w:p w14:paraId="48DDAB95" w14:textId="45150E14" w:rsidR="00D749F1" w:rsidRPr="001F3834" w:rsidRDefault="0026453B" w:rsidP="006667F9">
      <w:pPr>
        <w:pStyle w:val="Akapitzlist"/>
        <w:numPr>
          <w:ilvl w:val="0"/>
          <w:numId w:val="2"/>
        </w:numPr>
        <w:spacing w:before="0" w:after="0"/>
        <w:ind w:left="426"/>
        <w:jc w:val="both"/>
        <w:rPr>
          <w:sz w:val="20"/>
          <w:szCs w:val="20"/>
        </w:rPr>
      </w:pPr>
      <w:r w:rsidRPr="001F3834">
        <w:rPr>
          <w:b/>
          <w:bCs/>
          <w:sz w:val="20"/>
          <w:szCs w:val="20"/>
        </w:rPr>
        <w:t>O</w:t>
      </w:r>
      <w:r w:rsidR="00D749F1" w:rsidRPr="001F3834">
        <w:rPr>
          <w:b/>
          <w:bCs/>
          <w:sz w:val="20"/>
          <w:szCs w:val="20"/>
        </w:rPr>
        <w:t xml:space="preserve">płata </w:t>
      </w:r>
      <w:r w:rsidRPr="001F3834">
        <w:rPr>
          <w:b/>
          <w:bCs/>
          <w:sz w:val="20"/>
          <w:szCs w:val="20"/>
        </w:rPr>
        <w:t>C</w:t>
      </w:r>
      <w:r w:rsidR="000E18C4" w:rsidRPr="001F3834">
        <w:rPr>
          <w:b/>
          <w:bCs/>
          <w:sz w:val="20"/>
          <w:szCs w:val="20"/>
        </w:rPr>
        <w:t>zynszowa</w:t>
      </w:r>
      <w:r w:rsidR="00C27C94" w:rsidRPr="001F3834">
        <w:rPr>
          <w:sz w:val="20"/>
          <w:szCs w:val="20"/>
        </w:rPr>
        <w:t xml:space="preserve"> </w:t>
      </w:r>
      <w:r w:rsidR="00D749F1" w:rsidRPr="001F3834">
        <w:rPr>
          <w:sz w:val="20"/>
          <w:szCs w:val="20"/>
        </w:rPr>
        <w:t>— przez „</w:t>
      </w:r>
      <w:r w:rsidRPr="001F3834">
        <w:rPr>
          <w:sz w:val="20"/>
          <w:szCs w:val="20"/>
        </w:rPr>
        <w:t>O</w:t>
      </w:r>
      <w:r w:rsidR="00D749F1" w:rsidRPr="001F3834">
        <w:rPr>
          <w:sz w:val="20"/>
          <w:szCs w:val="20"/>
        </w:rPr>
        <w:t xml:space="preserve">płatę </w:t>
      </w:r>
      <w:r w:rsidRPr="001F3834">
        <w:rPr>
          <w:sz w:val="20"/>
          <w:szCs w:val="20"/>
        </w:rPr>
        <w:t>C</w:t>
      </w:r>
      <w:r w:rsidR="000E18C4" w:rsidRPr="001F3834">
        <w:rPr>
          <w:sz w:val="20"/>
          <w:szCs w:val="20"/>
        </w:rPr>
        <w:t>zynszową</w:t>
      </w:r>
      <w:r w:rsidR="00D749F1" w:rsidRPr="001F3834">
        <w:rPr>
          <w:sz w:val="20"/>
          <w:szCs w:val="20"/>
        </w:rPr>
        <w:t xml:space="preserve">” należy rozumieć </w:t>
      </w:r>
      <w:r w:rsidR="000E18C4" w:rsidRPr="001F3834">
        <w:rPr>
          <w:sz w:val="20"/>
          <w:szCs w:val="20"/>
        </w:rPr>
        <w:t>czynsz</w:t>
      </w:r>
      <w:r w:rsidR="00D9076B" w:rsidRPr="001F3834">
        <w:rPr>
          <w:sz w:val="20"/>
          <w:szCs w:val="20"/>
        </w:rPr>
        <w:t xml:space="preserve"> należn</w:t>
      </w:r>
      <w:r w:rsidR="000E18C4" w:rsidRPr="001F3834">
        <w:rPr>
          <w:sz w:val="20"/>
          <w:szCs w:val="20"/>
        </w:rPr>
        <w:t>y</w:t>
      </w:r>
      <w:r w:rsidR="00D9076B" w:rsidRPr="001F3834">
        <w:rPr>
          <w:sz w:val="20"/>
          <w:szCs w:val="20"/>
        </w:rPr>
        <w:t xml:space="preserve"> </w:t>
      </w:r>
      <w:r w:rsidR="009D1809" w:rsidRPr="001F3834">
        <w:rPr>
          <w:sz w:val="20"/>
          <w:szCs w:val="20"/>
        </w:rPr>
        <w:t>Operatorowi</w:t>
      </w:r>
      <w:r w:rsidR="00D9076B" w:rsidRPr="001F3834">
        <w:rPr>
          <w:sz w:val="20"/>
          <w:szCs w:val="20"/>
        </w:rPr>
        <w:t xml:space="preserve"> </w:t>
      </w:r>
      <w:r w:rsidR="00764053" w:rsidRPr="001F3834">
        <w:rPr>
          <w:sz w:val="20"/>
          <w:szCs w:val="20"/>
        </w:rPr>
        <w:t xml:space="preserve">z tytułu </w:t>
      </w:r>
      <w:r w:rsidR="000E18C4" w:rsidRPr="001F3834">
        <w:rPr>
          <w:sz w:val="20"/>
          <w:szCs w:val="20"/>
        </w:rPr>
        <w:t>N</w:t>
      </w:r>
      <w:r w:rsidR="00764053" w:rsidRPr="001F3834">
        <w:rPr>
          <w:sz w:val="20"/>
          <w:szCs w:val="20"/>
        </w:rPr>
        <w:t>ajmu</w:t>
      </w:r>
      <w:r w:rsidR="0056048B" w:rsidRPr="001F3834">
        <w:rPr>
          <w:sz w:val="20"/>
          <w:szCs w:val="20"/>
        </w:rPr>
        <w:t>,</w:t>
      </w:r>
      <w:r w:rsidR="00764053" w:rsidRPr="001F3834">
        <w:rPr>
          <w:sz w:val="20"/>
          <w:szCs w:val="20"/>
        </w:rPr>
        <w:t xml:space="preserve"> zgodnie z ustalonym cennikiem;</w:t>
      </w:r>
    </w:p>
    <w:p w14:paraId="076946AD" w14:textId="01A60E33" w:rsidR="00CE5CE6" w:rsidRPr="001F3834" w:rsidRDefault="001A77EC" w:rsidP="006667F9">
      <w:pPr>
        <w:pStyle w:val="Akapitzlist"/>
        <w:numPr>
          <w:ilvl w:val="0"/>
          <w:numId w:val="2"/>
        </w:numPr>
        <w:spacing w:before="0" w:after="0"/>
        <w:ind w:left="426"/>
        <w:jc w:val="both"/>
        <w:rPr>
          <w:sz w:val="20"/>
          <w:szCs w:val="20"/>
        </w:rPr>
      </w:pPr>
      <w:r w:rsidRPr="001F3834">
        <w:rPr>
          <w:b/>
          <w:bCs/>
          <w:sz w:val="20"/>
          <w:szCs w:val="20"/>
        </w:rPr>
        <w:t>O</w:t>
      </w:r>
      <w:r w:rsidR="00CE5CE6" w:rsidRPr="001F3834">
        <w:rPr>
          <w:b/>
          <w:bCs/>
          <w:sz w:val="20"/>
          <w:szCs w:val="20"/>
        </w:rPr>
        <w:t>płata za Usług</w:t>
      </w:r>
      <w:r w:rsidR="00AD4D3A" w:rsidRPr="001F3834">
        <w:rPr>
          <w:b/>
          <w:bCs/>
          <w:sz w:val="20"/>
          <w:szCs w:val="20"/>
        </w:rPr>
        <w:t>i</w:t>
      </w:r>
      <w:r w:rsidR="00CE5CE6" w:rsidRPr="001F3834">
        <w:rPr>
          <w:sz w:val="20"/>
          <w:szCs w:val="20"/>
        </w:rPr>
        <w:t xml:space="preserve"> </w:t>
      </w:r>
      <w:r w:rsidR="00AD4D3A" w:rsidRPr="001F3834">
        <w:rPr>
          <w:b/>
          <w:bCs/>
          <w:sz w:val="20"/>
          <w:szCs w:val="20"/>
        </w:rPr>
        <w:t>Elektroniczne</w:t>
      </w:r>
      <w:r w:rsidR="00AD4D3A" w:rsidRPr="001F3834">
        <w:rPr>
          <w:sz w:val="20"/>
          <w:szCs w:val="20"/>
        </w:rPr>
        <w:t xml:space="preserve"> </w:t>
      </w:r>
      <w:r w:rsidR="00CE5CE6" w:rsidRPr="001F3834">
        <w:rPr>
          <w:sz w:val="20"/>
          <w:szCs w:val="20"/>
        </w:rPr>
        <w:t>— przez „</w:t>
      </w:r>
      <w:r w:rsidRPr="001F3834">
        <w:rPr>
          <w:sz w:val="20"/>
          <w:szCs w:val="20"/>
        </w:rPr>
        <w:t>O</w:t>
      </w:r>
      <w:r w:rsidR="00CE5CE6" w:rsidRPr="001F3834">
        <w:rPr>
          <w:sz w:val="20"/>
          <w:szCs w:val="20"/>
        </w:rPr>
        <w:t>płatę za Usług</w:t>
      </w:r>
      <w:r w:rsidR="00AD4D3A" w:rsidRPr="001F3834">
        <w:rPr>
          <w:sz w:val="20"/>
          <w:szCs w:val="20"/>
        </w:rPr>
        <w:t>i Elektroniczne</w:t>
      </w:r>
      <w:r w:rsidR="00CE5CE6" w:rsidRPr="001F3834">
        <w:rPr>
          <w:sz w:val="20"/>
          <w:szCs w:val="20"/>
        </w:rPr>
        <w:t xml:space="preserve">” należy rozumieć wynagrodzenie należne </w:t>
      </w:r>
      <w:r w:rsidR="009D1809" w:rsidRPr="001F3834">
        <w:rPr>
          <w:sz w:val="20"/>
          <w:szCs w:val="20"/>
        </w:rPr>
        <w:t>Operatorowi</w:t>
      </w:r>
      <w:r w:rsidR="00CE5CE6" w:rsidRPr="001F3834">
        <w:rPr>
          <w:sz w:val="20"/>
          <w:szCs w:val="20"/>
        </w:rPr>
        <w:t xml:space="preserve"> z tytułu świadczenia przez niego Usług </w:t>
      </w:r>
      <w:r w:rsidR="00AD4D3A" w:rsidRPr="001F3834">
        <w:rPr>
          <w:sz w:val="20"/>
          <w:szCs w:val="20"/>
        </w:rPr>
        <w:t xml:space="preserve">Elektronicznych </w:t>
      </w:r>
      <w:r w:rsidR="00CE5CE6" w:rsidRPr="001F3834">
        <w:rPr>
          <w:sz w:val="20"/>
          <w:szCs w:val="20"/>
        </w:rPr>
        <w:t>o charakterze odpłatnym</w:t>
      </w:r>
      <w:r w:rsidR="0056048B" w:rsidRPr="001F3834">
        <w:rPr>
          <w:sz w:val="20"/>
          <w:szCs w:val="20"/>
        </w:rPr>
        <w:t>,</w:t>
      </w:r>
      <w:r w:rsidR="00CE5CE6" w:rsidRPr="001F3834">
        <w:rPr>
          <w:sz w:val="20"/>
          <w:szCs w:val="20"/>
        </w:rPr>
        <w:t xml:space="preserve"> zgodnie z ustalonym cennikiem;</w:t>
      </w:r>
    </w:p>
    <w:p w14:paraId="6743A23D" w14:textId="3D67EE7F" w:rsidR="00CE5CE6" w:rsidRPr="001F3834" w:rsidRDefault="001A77EC" w:rsidP="006667F9">
      <w:pPr>
        <w:pStyle w:val="Akapitzlist"/>
        <w:numPr>
          <w:ilvl w:val="0"/>
          <w:numId w:val="2"/>
        </w:numPr>
        <w:spacing w:before="0" w:after="0"/>
        <w:ind w:left="426"/>
        <w:jc w:val="both"/>
        <w:rPr>
          <w:sz w:val="20"/>
          <w:szCs w:val="20"/>
        </w:rPr>
      </w:pPr>
      <w:r w:rsidRPr="001F3834">
        <w:rPr>
          <w:b/>
          <w:bCs/>
          <w:sz w:val="20"/>
          <w:szCs w:val="20"/>
        </w:rPr>
        <w:t>O</w:t>
      </w:r>
      <w:r w:rsidR="00CE5CE6" w:rsidRPr="001F3834">
        <w:rPr>
          <w:b/>
          <w:bCs/>
          <w:sz w:val="20"/>
          <w:szCs w:val="20"/>
        </w:rPr>
        <w:t>płaty</w:t>
      </w:r>
      <w:r w:rsidR="00CE5CE6" w:rsidRPr="001F3834">
        <w:rPr>
          <w:sz w:val="20"/>
          <w:szCs w:val="20"/>
        </w:rPr>
        <w:t xml:space="preserve"> — przez „</w:t>
      </w:r>
      <w:r w:rsidR="0096334C" w:rsidRPr="001F3834">
        <w:rPr>
          <w:sz w:val="20"/>
          <w:szCs w:val="20"/>
        </w:rPr>
        <w:t>O</w:t>
      </w:r>
      <w:r w:rsidR="00CE5CE6" w:rsidRPr="001F3834">
        <w:rPr>
          <w:sz w:val="20"/>
          <w:szCs w:val="20"/>
        </w:rPr>
        <w:t xml:space="preserve">płaty” należy rozumieć </w:t>
      </w:r>
      <w:r w:rsidRPr="001F3834">
        <w:rPr>
          <w:sz w:val="20"/>
          <w:szCs w:val="20"/>
        </w:rPr>
        <w:t>O</w:t>
      </w:r>
      <w:r w:rsidR="00CE5CE6" w:rsidRPr="001F3834">
        <w:rPr>
          <w:sz w:val="20"/>
          <w:szCs w:val="20"/>
        </w:rPr>
        <w:t xml:space="preserve">płatę </w:t>
      </w:r>
      <w:r w:rsidRPr="001F3834">
        <w:rPr>
          <w:sz w:val="20"/>
          <w:szCs w:val="20"/>
        </w:rPr>
        <w:t>C</w:t>
      </w:r>
      <w:r w:rsidR="000E18C4" w:rsidRPr="001F3834">
        <w:rPr>
          <w:sz w:val="20"/>
          <w:szCs w:val="20"/>
        </w:rPr>
        <w:t>zynszową</w:t>
      </w:r>
      <w:r w:rsidR="0024623D" w:rsidRPr="001F3834">
        <w:rPr>
          <w:sz w:val="20"/>
          <w:szCs w:val="20"/>
        </w:rPr>
        <w:t xml:space="preserve"> </w:t>
      </w:r>
      <w:r w:rsidR="00CE5CE6" w:rsidRPr="001F3834">
        <w:rPr>
          <w:sz w:val="20"/>
          <w:szCs w:val="20"/>
        </w:rPr>
        <w:t xml:space="preserve">lub </w:t>
      </w:r>
      <w:r w:rsidRPr="001F3834">
        <w:rPr>
          <w:sz w:val="20"/>
          <w:szCs w:val="20"/>
        </w:rPr>
        <w:t>O</w:t>
      </w:r>
      <w:r w:rsidR="00CE5CE6" w:rsidRPr="001F3834">
        <w:rPr>
          <w:sz w:val="20"/>
          <w:szCs w:val="20"/>
        </w:rPr>
        <w:t>płatę za Usług</w:t>
      </w:r>
      <w:r w:rsidR="008F7814" w:rsidRPr="001F3834">
        <w:rPr>
          <w:sz w:val="20"/>
          <w:szCs w:val="20"/>
        </w:rPr>
        <w:t>i Elektroniczne</w:t>
      </w:r>
      <w:r w:rsidR="00CE5CE6" w:rsidRPr="001F3834">
        <w:rPr>
          <w:sz w:val="20"/>
          <w:szCs w:val="20"/>
        </w:rPr>
        <w:t>;</w:t>
      </w:r>
    </w:p>
    <w:p w14:paraId="20285494" w14:textId="4273C980" w:rsidR="00537337" w:rsidRPr="001F3834" w:rsidRDefault="00537337" w:rsidP="006667F9">
      <w:pPr>
        <w:pStyle w:val="Akapitzlist"/>
        <w:numPr>
          <w:ilvl w:val="0"/>
          <w:numId w:val="2"/>
        </w:numPr>
        <w:spacing w:before="0" w:after="0"/>
        <w:ind w:left="426"/>
        <w:jc w:val="both"/>
        <w:rPr>
          <w:sz w:val="20"/>
          <w:szCs w:val="20"/>
        </w:rPr>
      </w:pPr>
      <w:r w:rsidRPr="001F3834">
        <w:rPr>
          <w:b/>
          <w:bCs/>
          <w:sz w:val="20"/>
          <w:szCs w:val="20"/>
        </w:rPr>
        <w:t>Partner</w:t>
      </w:r>
      <w:r w:rsidRPr="001F3834">
        <w:rPr>
          <w:sz w:val="20"/>
          <w:szCs w:val="20"/>
        </w:rPr>
        <w:t xml:space="preserve"> — przez „Partnera” należy rozumieć </w:t>
      </w:r>
      <w:r w:rsidRPr="001F3834">
        <w:rPr>
          <w:rFonts w:cstheme="minorHAnsi"/>
          <w:color w:val="00000A"/>
          <w:sz w:val="20"/>
          <w:szCs w:val="20"/>
        </w:rPr>
        <w:t>należy rozumieć osobę fizyczną, osobę</w:t>
      </w:r>
      <w:r w:rsidRPr="001F3834">
        <w:rPr>
          <w:rFonts w:cs="Calibri"/>
          <w:color w:val="00000A"/>
          <w:sz w:val="20"/>
          <w:szCs w:val="20"/>
        </w:rPr>
        <w:t xml:space="preserve"> prawną albo jednostkę organizacyjną posiadającą zdolność prawną, z którą współpracuje </w:t>
      </w:r>
      <w:r w:rsidR="009D1809" w:rsidRPr="001F3834">
        <w:rPr>
          <w:rFonts w:cs="Calibri"/>
          <w:color w:val="00000A"/>
          <w:sz w:val="20"/>
          <w:szCs w:val="20"/>
        </w:rPr>
        <w:t>Operator</w:t>
      </w:r>
      <w:r w:rsidRPr="001F3834">
        <w:rPr>
          <w:rFonts w:cs="Calibri"/>
          <w:color w:val="00000A"/>
          <w:sz w:val="20"/>
          <w:szCs w:val="20"/>
        </w:rPr>
        <w:t xml:space="preserve"> </w:t>
      </w:r>
      <w:r w:rsidR="00B8580D" w:rsidRPr="001F3834">
        <w:rPr>
          <w:rFonts w:cs="Calibri"/>
          <w:color w:val="00000A"/>
          <w:sz w:val="20"/>
          <w:szCs w:val="20"/>
        </w:rPr>
        <w:t>w ramach ustalonych zasad współpracy gospodarczej, np. na potrzeby organizowania akcji promocyjnych dla Użytkowników</w:t>
      </w:r>
      <w:r w:rsidR="0024623D" w:rsidRPr="001F3834">
        <w:rPr>
          <w:rFonts w:cs="Calibri"/>
          <w:color w:val="00000A"/>
          <w:sz w:val="20"/>
          <w:szCs w:val="20"/>
        </w:rPr>
        <w:t xml:space="preserve"> lub przesyłania informacji handlowych o towarach lub usługach Partnera</w:t>
      </w:r>
      <w:r w:rsidR="00B8580D" w:rsidRPr="001F3834">
        <w:rPr>
          <w:rFonts w:cs="Calibri"/>
          <w:color w:val="00000A"/>
          <w:sz w:val="20"/>
          <w:szCs w:val="20"/>
        </w:rPr>
        <w:t>;</w:t>
      </w:r>
    </w:p>
    <w:p w14:paraId="10D54618" w14:textId="33DD180B" w:rsidR="00477F9B" w:rsidRPr="001F3834" w:rsidRDefault="00477F9B" w:rsidP="006667F9">
      <w:pPr>
        <w:pStyle w:val="Akapitzlist"/>
        <w:numPr>
          <w:ilvl w:val="0"/>
          <w:numId w:val="2"/>
        </w:numPr>
        <w:spacing w:before="0" w:after="0"/>
        <w:ind w:left="426"/>
        <w:jc w:val="both"/>
        <w:rPr>
          <w:sz w:val="20"/>
          <w:szCs w:val="20"/>
        </w:rPr>
      </w:pPr>
      <w:r w:rsidRPr="001F3834">
        <w:rPr>
          <w:b/>
          <w:bCs/>
          <w:sz w:val="20"/>
          <w:szCs w:val="20"/>
        </w:rPr>
        <w:t>podpięcie karty płatniczej</w:t>
      </w:r>
      <w:r w:rsidRPr="001F3834">
        <w:rPr>
          <w:sz w:val="20"/>
          <w:szCs w:val="20"/>
        </w:rPr>
        <w:t xml:space="preserve"> — przez „podpięcie karty płatniczej” należy rozumieć połączenie konta Użytkownika z używaną przez Użytkownika kartą płatniczą, za pomocą której będą dokonywane </w:t>
      </w:r>
      <w:r w:rsidR="002E477A" w:rsidRPr="001F3834">
        <w:rPr>
          <w:sz w:val="20"/>
          <w:szCs w:val="20"/>
        </w:rPr>
        <w:t>O</w:t>
      </w:r>
      <w:r w:rsidRPr="001F3834">
        <w:rPr>
          <w:sz w:val="20"/>
          <w:szCs w:val="20"/>
        </w:rPr>
        <w:t>płaty;</w:t>
      </w:r>
    </w:p>
    <w:p w14:paraId="604B4FCE" w14:textId="5471432F" w:rsidR="005E349C" w:rsidRPr="001F3834" w:rsidRDefault="005E349C" w:rsidP="006667F9">
      <w:pPr>
        <w:pStyle w:val="Akapitzlist"/>
        <w:numPr>
          <w:ilvl w:val="0"/>
          <w:numId w:val="2"/>
        </w:numPr>
        <w:spacing w:before="0" w:after="0"/>
        <w:ind w:left="426"/>
        <w:jc w:val="both"/>
        <w:rPr>
          <w:sz w:val="20"/>
          <w:szCs w:val="20"/>
        </w:rPr>
      </w:pPr>
      <w:r w:rsidRPr="001F3834">
        <w:rPr>
          <w:rFonts w:ascii="Cambria" w:eastAsia="Times New Roman" w:hAnsi="Cambria" w:cs="Times New Roman"/>
          <w:b/>
          <w:bCs/>
          <w:sz w:val="20"/>
          <w:szCs w:val="20"/>
          <w:lang w:eastAsia="pl-PL"/>
        </w:rPr>
        <w:t xml:space="preserve">Przedsiębiorca na prawach konsumenta (PNPK) </w:t>
      </w:r>
      <w:r w:rsidRPr="001F3834">
        <w:rPr>
          <w:rFonts w:ascii="Cambria" w:eastAsia="Times New Roman" w:hAnsi="Cambria" w:cs="Times New Roman"/>
          <w:sz w:val="20"/>
          <w:szCs w:val="20"/>
          <w:lang w:eastAsia="pl-PL"/>
        </w:rPr>
        <w:t xml:space="preserve">— przez „Przedsiębiorcę na prawach konsumenta (PNPK)” należy rozumieć </w:t>
      </w:r>
      <w:r w:rsidRPr="001F3834">
        <w:rPr>
          <w:rFonts w:ascii="Cambria" w:hAnsi="Cambria"/>
          <w:sz w:val="20"/>
          <w:szCs w:val="20"/>
        </w:rPr>
        <w:t xml:space="preserve">przedsiębiorcę, który prowadzi działalność gospodarczą na podstawie wpisu do Centralnej Ewidencji i Informacji o Działalności Gospodarczej, chce zawrzeć Umowę z </w:t>
      </w:r>
      <w:r w:rsidR="00A43F08" w:rsidRPr="001F3834">
        <w:rPr>
          <w:rFonts w:ascii="Cambria" w:hAnsi="Cambria"/>
          <w:sz w:val="20"/>
          <w:szCs w:val="20"/>
        </w:rPr>
        <w:t>Operatorem</w:t>
      </w:r>
      <w:r w:rsidRPr="001F3834">
        <w:rPr>
          <w:rFonts w:ascii="Cambria" w:hAnsi="Cambria"/>
          <w:sz w:val="20"/>
          <w:szCs w:val="20"/>
        </w:rPr>
        <w:t xml:space="preserve"> bezpośrednio związaną z jego działalnością gospodarczą, a jednocześnie Umowa nie ma dla niego charakteru zawodowego;</w:t>
      </w:r>
    </w:p>
    <w:p w14:paraId="11BC9C47" w14:textId="056A765C" w:rsidR="000401BC" w:rsidRPr="001F3834" w:rsidRDefault="009B4D37" w:rsidP="006667F9">
      <w:pPr>
        <w:pStyle w:val="Akapitzlist"/>
        <w:numPr>
          <w:ilvl w:val="0"/>
          <w:numId w:val="2"/>
        </w:numPr>
        <w:spacing w:before="0" w:after="0"/>
        <w:ind w:left="426"/>
        <w:jc w:val="both"/>
        <w:rPr>
          <w:sz w:val="20"/>
          <w:szCs w:val="20"/>
        </w:rPr>
      </w:pPr>
      <w:r w:rsidRPr="001F3834">
        <w:rPr>
          <w:b/>
          <w:bCs/>
          <w:sz w:val="20"/>
          <w:szCs w:val="20"/>
        </w:rPr>
        <w:t>Schowek</w:t>
      </w:r>
      <w:r w:rsidR="000401BC" w:rsidRPr="001F3834">
        <w:rPr>
          <w:b/>
          <w:bCs/>
          <w:sz w:val="20"/>
          <w:szCs w:val="20"/>
        </w:rPr>
        <w:t xml:space="preserve"> </w:t>
      </w:r>
      <w:r w:rsidR="000401BC" w:rsidRPr="001F3834">
        <w:rPr>
          <w:sz w:val="20"/>
          <w:szCs w:val="20"/>
        </w:rPr>
        <w:t>— przez „</w:t>
      </w:r>
      <w:r w:rsidRPr="001F3834">
        <w:rPr>
          <w:sz w:val="20"/>
          <w:szCs w:val="20"/>
        </w:rPr>
        <w:t>Schowek</w:t>
      </w:r>
      <w:r w:rsidR="000401BC" w:rsidRPr="001F3834">
        <w:rPr>
          <w:sz w:val="20"/>
          <w:szCs w:val="20"/>
        </w:rPr>
        <w:t xml:space="preserve">” należy rozumieć </w:t>
      </w:r>
      <w:r w:rsidRPr="001F3834">
        <w:rPr>
          <w:sz w:val="20"/>
          <w:szCs w:val="20"/>
        </w:rPr>
        <w:t>skrytkę</w:t>
      </w:r>
      <w:r w:rsidR="000401BC" w:rsidRPr="001F3834">
        <w:rPr>
          <w:sz w:val="20"/>
          <w:szCs w:val="20"/>
        </w:rPr>
        <w:t xml:space="preserve"> znajdując</w:t>
      </w:r>
      <w:r w:rsidRPr="001F3834">
        <w:rPr>
          <w:sz w:val="20"/>
          <w:szCs w:val="20"/>
        </w:rPr>
        <w:t>ą</w:t>
      </w:r>
      <w:r w:rsidR="000401BC" w:rsidRPr="001F3834">
        <w:rPr>
          <w:sz w:val="20"/>
          <w:szCs w:val="20"/>
        </w:rPr>
        <w:t xml:space="preserve"> się w punktach wskazanych przez </w:t>
      </w:r>
      <w:r w:rsidR="009D1809" w:rsidRPr="001F3834">
        <w:rPr>
          <w:sz w:val="20"/>
          <w:szCs w:val="20"/>
        </w:rPr>
        <w:t>Operatora</w:t>
      </w:r>
      <w:r w:rsidR="000401BC" w:rsidRPr="001F3834">
        <w:rPr>
          <w:sz w:val="20"/>
          <w:szCs w:val="20"/>
        </w:rPr>
        <w:t>, któr</w:t>
      </w:r>
      <w:r w:rsidRPr="001F3834">
        <w:rPr>
          <w:sz w:val="20"/>
          <w:szCs w:val="20"/>
        </w:rPr>
        <w:t>a</w:t>
      </w:r>
      <w:r w:rsidR="000401BC" w:rsidRPr="001F3834">
        <w:rPr>
          <w:sz w:val="20"/>
          <w:szCs w:val="20"/>
        </w:rPr>
        <w:t xml:space="preserve"> umożliwia </w:t>
      </w:r>
      <w:r w:rsidRPr="001F3834">
        <w:rPr>
          <w:sz w:val="20"/>
          <w:szCs w:val="20"/>
        </w:rPr>
        <w:t>przechowywanie rzeczy ruchomych przez Użytkownika</w:t>
      </w:r>
      <w:r w:rsidR="009B2902" w:rsidRPr="001F3834">
        <w:rPr>
          <w:sz w:val="20"/>
          <w:szCs w:val="20"/>
        </w:rPr>
        <w:t>. P</w:t>
      </w:r>
      <w:r w:rsidR="00A6667A" w:rsidRPr="001F3834">
        <w:rPr>
          <w:sz w:val="20"/>
          <w:szCs w:val="20"/>
        </w:rPr>
        <w:t xml:space="preserve">ełna lista </w:t>
      </w:r>
      <w:r w:rsidR="009B2902" w:rsidRPr="001F3834">
        <w:rPr>
          <w:sz w:val="20"/>
          <w:szCs w:val="20"/>
        </w:rPr>
        <w:t>Schowków</w:t>
      </w:r>
      <w:r w:rsidR="00A6667A" w:rsidRPr="001F3834">
        <w:rPr>
          <w:sz w:val="20"/>
          <w:szCs w:val="20"/>
        </w:rPr>
        <w:t xml:space="preserve"> znajduje się na mapie zamieszczanej przez </w:t>
      </w:r>
      <w:r w:rsidR="009D1809" w:rsidRPr="001F3834">
        <w:rPr>
          <w:sz w:val="20"/>
          <w:szCs w:val="20"/>
        </w:rPr>
        <w:t>Operatora</w:t>
      </w:r>
      <w:r w:rsidR="00A6667A" w:rsidRPr="001F3834">
        <w:rPr>
          <w:sz w:val="20"/>
          <w:szCs w:val="20"/>
        </w:rPr>
        <w:t xml:space="preserve"> w </w:t>
      </w:r>
      <w:r w:rsidR="00D70098" w:rsidRPr="001F3834">
        <w:rPr>
          <w:sz w:val="20"/>
          <w:szCs w:val="20"/>
        </w:rPr>
        <w:t>Aplikacji</w:t>
      </w:r>
      <w:r w:rsidR="00A6667A" w:rsidRPr="001F3834">
        <w:rPr>
          <w:sz w:val="20"/>
          <w:szCs w:val="20"/>
        </w:rPr>
        <w:t>;</w:t>
      </w:r>
    </w:p>
    <w:p w14:paraId="0CA54CCD" w14:textId="2ABF2573" w:rsidR="00AC503A" w:rsidRPr="001F3834" w:rsidRDefault="00904A8A" w:rsidP="006667F9">
      <w:pPr>
        <w:pStyle w:val="Akapitzlist"/>
        <w:numPr>
          <w:ilvl w:val="0"/>
          <w:numId w:val="2"/>
        </w:numPr>
        <w:spacing w:before="0" w:after="0"/>
        <w:ind w:left="426"/>
        <w:jc w:val="both"/>
        <w:rPr>
          <w:sz w:val="20"/>
          <w:szCs w:val="20"/>
        </w:rPr>
      </w:pPr>
      <w:r w:rsidRPr="001F3834">
        <w:rPr>
          <w:rFonts w:cs="Calibri"/>
          <w:b/>
          <w:color w:val="00000A"/>
          <w:sz w:val="20"/>
          <w:szCs w:val="20"/>
        </w:rPr>
        <w:t>Strony</w:t>
      </w:r>
      <w:r w:rsidRPr="001F3834">
        <w:rPr>
          <w:rFonts w:cs="Calibri"/>
          <w:color w:val="00000A"/>
          <w:sz w:val="20"/>
          <w:szCs w:val="20"/>
        </w:rPr>
        <w:t xml:space="preserve"> — przez „Strony” należy rozumieć </w:t>
      </w:r>
      <w:r w:rsidR="009D1809" w:rsidRPr="001F3834">
        <w:rPr>
          <w:rFonts w:cs="Calibri"/>
          <w:color w:val="00000A"/>
          <w:sz w:val="20"/>
          <w:szCs w:val="20"/>
        </w:rPr>
        <w:t>Operatora</w:t>
      </w:r>
      <w:r w:rsidRPr="001F3834">
        <w:rPr>
          <w:rFonts w:cs="Calibri"/>
          <w:color w:val="00000A"/>
          <w:sz w:val="20"/>
          <w:szCs w:val="20"/>
        </w:rPr>
        <w:t xml:space="preserve"> oraz </w:t>
      </w:r>
      <w:r w:rsidR="00582722" w:rsidRPr="001F3834">
        <w:rPr>
          <w:rFonts w:cs="Calibri"/>
          <w:color w:val="00000A"/>
          <w:sz w:val="20"/>
          <w:szCs w:val="20"/>
        </w:rPr>
        <w:t>Użytkownik</w:t>
      </w:r>
      <w:r w:rsidR="0022752F" w:rsidRPr="001F3834">
        <w:rPr>
          <w:rFonts w:cs="Calibri"/>
          <w:color w:val="00000A"/>
          <w:sz w:val="20"/>
          <w:szCs w:val="20"/>
        </w:rPr>
        <w:t>a</w:t>
      </w:r>
      <w:r w:rsidRPr="001F3834">
        <w:rPr>
          <w:rFonts w:cs="Calibri"/>
          <w:color w:val="00000A"/>
          <w:sz w:val="20"/>
          <w:szCs w:val="20"/>
        </w:rPr>
        <w:t>;</w:t>
      </w:r>
    </w:p>
    <w:p w14:paraId="37CFC975" w14:textId="1AA782A5" w:rsidR="001D5F37" w:rsidRPr="001F3834" w:rsidRDefault="001D5F37" w:rsidP="006667F9">
      <w:pPr>
        <w:pStyle w:val="Akapitzlist"/>
        <w:numPr>
          <w:ilvl w:val="0"/>
          <w:numId w:val="2"/>
        </w:numPr>
        <w:spacing w:before="0" w:after="0"/>
        <w:ind w:left="426"/>
        <w:jc w:val="both"/>
        <w:rPr>
          <w:sz w:val="20"/>
          <w:szCs w:val="20"/>
        </w:rPr>
      </w:pPr>
      <w:r w:rsidRPr="001F3834">
        <w:rPr>
          <w:b/>
          <w:bCs/>
          <w:sz w:val="20"/>
          <w:szCs w:val="20"/>
        </w:rPr>
        <w:t xml:space="preserve">System </w:t>
      </w:r>
      <w:r w:rsidR="00CB1E90" w:rsidRPr="001F3834">
        <w:rPr>
          <w:b/>
          <w:bCs/>
          <w:sz w:val="20"/>
          <w:szCs w:val="20"/>
        </w:rPr>
        <w:t>SmartBox</w:t>
      </w:r>
      <w:r w:rsidRPr="001F3834">
        <w:rPr>
          <w:sz w:val="20"/>
          <w:szCs w:val="20"/>
        </w:rPr>
        <w:t xml:space="preserve"> — przez </w:t>
      </w:r>
      <w:r w:rsidR="00703CAD" w:rsidRPr="001F3834">
        <w:rPr>
          <w:sz w:val="20"/>
          <w:szCs w:val="20"/>
        </w:rPr>
        <w:t>„</w:t>
      </w:r>
      <w:r w:rsidRPr="001F3834">
        <w:rPr>
          <w:sz w:val="20"/>
          <w:szCs w:val="20"/>
        </w:rPr>
        <w:t xml:space="preserve">System </w:t>
      </w:r>
      <w:r w:rsidR="00CB1E90" w:rsidRPr="001F3834">
        <w:rPr>
          <w:sz w:val="20"/>
          <w:szCs w:val="20"/>
        </w:rPr>
        <w:t>SmartBox</w:t>
      </w:r>
      <w:r w:rsidRPr="001F3834">
        <w:rPr>
          <w:sz w:val="20"/>
          <w:szCs w:val="20"/>
        </w:rPr>
        <w:t xml:space="preserve">” należy rozumieć </w:t>
      </w:r>
      <w:r w:rsidR="00E747D7" w:rsidRPr="001F3834">
        <w:rPr>
          <w:sz w:val="20"/>
          <w:szCs w:val="20"/>
        </w:rPr>
        <w:t>wszelką</w:t>
      </w:r>
      <w:r w:rsidR="00440AF0" w:rsidRPr="001F3834">
        <w:rPr>
          <w:sz w:val="20"/>
          <w:szCs w:val="20"/>
        </w:rPr>
        <w:t xml:space="preserve"> infrastrukturę techniczną</w:t>
      </w:r>
      <w:r w:rsidR="00E747D7" w:rsidRPr="001F3834">
        <w:rPr>
          <w:sz w:val="20"/>
          <w:szCs w:val="20"/>
        </w:rPr>
        <w:t xml:space="preserve">, </w:t>
      </w:r>
      <w:r w:rsidR="00440AF0" w:rsidRPr="001F3834">
        <w:rPr>
          <w:sz w:val="20"/>
          <w:szCs w:val="20"/>
        </w:rPr>
        <w:t xml:space="preserve">oprogramowanie </w:t>
      </w:r>
      <w:r w:rsidR="00E747D7" w:rsidRPr="001F3834">
        <w:rPr>
          <w:sz w:val="20"/>
          <w:szCs w:val="20"/>
        </w:rPr>
        <w:t>wspierające działanie</w:t>
      </w:r>
      <w:r w:rsidR="00440AF0" w:rsidRPr="001F3834">
        <w:rPr>
          <w:sz w:val="20"/>
          <w:szCs w:val="20"/>
        </w:rPr>
        <w:t xml:space="preserve"> </w:t>
      </w:r>
      <w:r w:rsidR="00D70098" w:rsidRPr="001F3834">
        <w:rPr>
          <w:sz w:val="20"/>
          <w:szCs w:val="20"/>
        </w:rPr>
        <w:t>Aplikacji</w:t>
      </w:r>
      <w:r w:rsidR="00F41CB1" w:rsidRPr="001F3834">
        <w:rPr>
          <w:sz w:val="20"/>
          <w:szCs w:val="20"/>
        </w:rPr>
        <w:t xml:space="preserve">, bazy danych tworzone na potrzeby </w:t>
      </w:r>
      <w:r w:rsidR="00D70098" w:rsidRPr="001F3834">
        <w:rPr>
          <w:sz w:val="20"/>
          <w:szCs w:val="20"/>
        </w:rPr>
        <w:t>Aplikacji</w:t>
      </w:r>
      <w:r w:rsidR="00440AF0" w:rsidRPr="001F3834">
        <w:rPr>
          <w:sz w:val="20"/>
          <w:szCs w:val="20"/>
        </w:rPr>
        <w:t xml:space="preserve"> oraz wszelkie inne niezbędne elementy, które </w:t>
      </w:r>
      <w:r w:rsidR="00B273E9" w:rsidRPr="001F3834">
        <w:rPr>
          <w:sz w:val="20"/>
          <w:szCs w:val="20"/>
        </w:rPr>
        <w:t xml:space="preserve">należą do </w:t>
      </w:r>
      <w:r w:rsidR="009D1809" w:rsidRPr="001F3834">
        <w:rPr>
          <w:sz w:val="20"/>
          <w:szCs w:val="20"/>
        </w:rPr>
        <w:t>Operatora</w:t>
      </w:r>
      <w:r w:rsidR="00B273E9" w:rsidRPr="001F3834">
        <w:rPr>
          <w:sz w:val="20"/>
          <w:szCs w:val="20"/>
        </w:rPr>
        <w:t xml:space="preserve"> i </w:t>
      </w:r>
      <w:r w:rsidR="00440AF0" w:rsidRPr="001F3834">
        <w:rPr>
          <w:sz w:val="20"/>
          <w:szCs w:val="20"/>
        </w:rPr>
        <w:t xml:space="preserve">są wykorzystywane przez </w:t>
      </w:r>
      <w:r w:rsidR="009D1809" w:rsidRPr="001F3834">
        <w:rPr>
          <w:sz w:val="20"/>
          <w:szCs w:val="20"/>
        </w:rPr>
        <w:t>Operatora</w:t>
      </w:r>
      <w:r w:rsidR="00440AF0" w:rsidRPr="001F3834">
        <w:rPr>
          <w:sz w:val="20"/>
          <w:szCs w:val="20"/>
        </w:rPr>
        <w:t xml:space="preserve"> do realizowania </w:t>
      </w:r>
      <w:r w:rsidR="00835FA6" w:rsidRPr="001F3834">
        <w:rPr>
          <w:sz w:val="20"/>
          <w:szCs w:val="20"/>
        </w:rPr>
        <w:t>U</w:t>
      </w:r>
      <w:r w:rsidR="00440AF0" w:rsidRPr="001F3834">
        <w:rPr>
          <w:sz w:val="20"/>
          <w:szCs w:val="20"/>
        </w:rPr>
        <w:t>mów z Użytkownikami</w:t>
      </w:r>
      <w:r w:rsidR="00F41CB1" w:rsidRPr="001F3834">
        <w:rPr>
          <w:sz w:val="20"/>
          <w:szCs w:val="20"/>
        </w:rPr>
        <w:t xml:space="preserve"> za pomocą </w:t>
      </w:r>
      <w:r w:rsidR="00D70098" w:rsidRPr="001F3834">
        <w:rPr>
          <w:sz w:val="20"/>
          <w:szCs w:val="20"/>
        </w:rPr>
        <w:t>Aplikacji</w:t>
      </w:r>
      <w:r w:rsidR="00C00B1A" w:rsidRPr="001F3834">
        <w:rPr>
          <w:sz w:val="20"/>
          <w:szCs w:val="20"/>
        </w:rPr>
        <w:t xml:space="preserve">. Użytkownik nie posiada innego dostępu do Systemu </w:t>
      </w:r>
      <w:r w:rsidR="00CB1E90" w:rsidRPr="001F3834">
        <w:rPr>
          <w:sz w:val="20"/>
          <w:szCs w:val="20"/>
        </w:rPr>
        <w:t>SmartBox</w:t>
      </w:r>
      <w:r w:rsidR="00C00B1A" w:rsidRPr="001F3834">
        <w:rPr>
          <w:sz w:val="20"/>
          <w:szCs w:val="20"/>
        </w:rPr>
        <w:t xml:space="preserve"> niż za pośrednictwem </w:t>
      </w:r>
      <w:r w:rsidR="00D70098" w:rsidRPr="001F3834">
        <w:rPr>
          <w:sz w:val="20"/>
          <w:szCs w:val="20"/>
        </w:rPr>
        <w:t>Aplikacji</w:t>
      </w:r>
      <w:r w:rsidR="00C00B1A" w:rsidRPr="001F3834">
        <w:rPr>
          <w:sz w:val="20"/>
          <w:szCs w:val="20"/>
        </w:rPr>
        <w:t>;</w:t>
      </w:r>
    </w:p>
    <w:p w14:paraId="29F06945" w14:textId="0F683946" w:rsidR="00A005E6" w:rsidRPr="001F3834" w:rsidRDefault="00A005E6" w:rsidP="006667F9">
      <w:pPr>
        <w:pStyle w:val="Akapitzlist"/>
        <w:numPr>
          <w:ilvl w:val="0"/>
          <w:numId w:val="2"/>
        </w:numPr>
        <w:spacing w:before="0" w:after="0"/>
        <w:ind w:left="426"/>
        <w:jc w:val="both"/>
        <w:rPr>
          <w:sz w:val="20"/>
          <w:szCs w:val="20"/>
        </w:rPr>
      </w:pPr>
      <w:r w:rsidRPr="001F3834">
        <w:rPr>
          <w:b/>
          <w:bCs/>
          <w:sz w:val="20"/>
          <w:szCs w:val="20"/>
        </w:rPr>
        <w:t>Umowa Najmu</w:t>
      </w:r>
      <w:r w:rsidRPr="001F3834">
        <w:rPr>
          <w:sz w:val="20"/>
          <w:szCs w:val="20"/>
        </w:rPr>
        <w:t xml:space="preserve"> — przez „Umowę Najmu” należy rozumieć umowę najmu dotyczącą Schowka</w:t>
      </w:r>
      <w:r w:rsidR="005D6EC1" w:rsidRPr="001F3834">
        <w:rPr>
          <w:sz w:val="20"/>
          <w:szCs w:val="20"/>
        </w:rPr>
        <w:t xml:space="preserve"> </w:t>
      </w:r>
      <w:r w:rsidR="005D6EC1" w:rsidRPr="001F3834">
        <w:rPr>
          <w:rFonts w:cs="Calibri"/>
          <w:color w:val="00000A"/>
          <w:sz w:val="20"/>
          <w:szCs w:val="20"/>
        </w:rPr>
        <w:t xml:space="preserve">zawartą pomiędzy </w:t>
      </w:r>
      <w:r w:rsidR="009D1809" w:rsidRPr="001F3834">
        <w:rPr>
          <w:rFonts w:cs="Calibri"/>
          <w:color w:val="00000A"/>
          <w:sz w:val="20"/>
          <w:szCs w:val="20"/>
        </w:rPr>
        <w:t>Operatorem</w:t>
      </w:r>
      <w:r w:rsidR="005D6EC1" w:rsidRPr="001F3834">
        <w:rPr>
          <w:rFonts w:cs="Calibri"/>
          <w:color w:val="00000A"/>
          <w:sz w:val="20"/>
          <w:szCs w:val="20"/>
        </w:rPr>
        <w:t xml:space="preserve"> i Użytkownikiem, której szczegółowa treść zależy od parametrów </w:t>
      </w:r>
      <w:r w:rsidR="00495ED2" w:rsidRPr="001F3834">
        <w:rPr>
          <w:rFonts w:cs="Calibri"/>
          <w:color w:val="00000A"/>
          <w:sz w:val="20"/>
          <w:szCs w:val="20"/>
        </w:rPr>
        <w:t>wybranych przez Użytkownika</w:t>
      </w:r>
      <w:r w:rsidR="00EE7E74" w:rsidRPr="001F3834">
        <w:rPr>
          <w:rFonts w:cs="Calibri"/>
          <w:color w:val="00000A"/>
          <w:sz w:val="20"/>
          <w:szCs w:val="20"/>
        </w:rPr>
        <w:t xml:space="preserve"> przy składaniu </w:t>
      </w:r>
      <w:r w:rsidR="00626AE4" w:rsidRPr="001F3834">
        <w:rPr>
          <w:rFonts w:cs="Calibri"/>
          <w:color w:val="00000A"/>
          <w:sz w:val="20"/>
          <w:szCs w:val="20"/>
        </w:rPr>
        <w:t>Dyspozycji Najmu</w:t>
      </w:r>
      <w:r w:rsidR="00495ED2" w:rsidRPr="001F3834">
        <w:rPr>
          <w:rFonts w:cs="Calibri"/>
          <w:color w:val="00000A"/>
          <w:sz w:val="20"/>
          <w:szCs w:val="20"/>
        </w:rPr>
        <w:t>;</w:t>
      </w:r>
    </w:p>
    <w:p w14:paraId="0CA54CD2" w14:textId="1E5CAAB4" w:rsidR="00AC503A" w:rsidRPr="001F3834" w:rsidRDefault="00904A8A" w:rsidP="006667F9">
      <w:pPr>
        <w:pStyle w:val="Akapitzlist"/>
        <w:numPr>
          <w:ilvl w:val="0"/>
          <w:numId w:val="2"/>
        </w:numPr>
        <w:spacing w:before="0" w:after="0"/>
        <w:ind w:left="426"/>
        <w:jc w:val="both"/>
        <w:rPr>
          <w:sz w:val="20"/>
          <w:szCs w:val="20"/>
        </w:rPr>
      </w:pPr>
      <w:r w:rsidRPr="001F3834">
        <w:rPr>
          <w:rFonts w:cs="Calibri"/>
          <w:b/>
          <w:color w:val="00000A"/>
          <w:sz w:val="20"/>
          <w:szCs w:val="20"/>
        </w:rPr>
        <w:t>Umowa</w:t>
      </w:r>
      <w:r w:rsidR="008F064B" w:rsidRPr="001F3834">
        <w:rPr>
          <w:rFonts w:cs="Calibri"/>
          <w:b/>
          <w:color w:val="00000A"/>
          <w:sz w:val="20"/>
          <w:szCs w:val="20"/>
        </w:rPr>
        <w:t xml:space="preserve"> </w:t>
      </w:r>
      <w:r w:rsidR="00AD4D3A" w:rsidRPr="001F3834">
        <w:rPr>
          <w:rFonts w:cs="Calibri"/>
          <w:b/>
          <w:color w:val="00000A"/>
          <w:sz w:val="20"/>
          <w:szCs w:val="20"/>
        </w:rPr>
        <w:t>o Usługi Elektroniczne</w:t>
      </w:r>
      <w:r w:rsidRPr="001F3834">
        <w:rPr>
          <w:rFonts w:cs="Calibri"/>
          <w:color w:val="00000A"/>
          <w:sz w:val="20"/>
          <w:szCs w:val="20"/>
        </w:rPr>
        <w:t xml:space="preserve"> — przez „Umowę</w:t>
      </w:r>
      <w:r w:rsidR="00AD4D3A" w:rsidRPr="001F3834">
        <w:rPr>
          <w:rFonts w:cs="Calibri"/>
          <w:color w:val="00000A"/>
          <w:sz w:val="20"/>
          <w:szCs w:val="20"/>
        </w:rPr>
        <w:t xml:space="preserve"> o Usługi Elektroniczne</w:t>
      </w:r>
      <w:r w:rsidRPr="001F3834">
        <w:rPr>
          <w:rFonts w:cs="Calibri"/>
          <w:color w:val="00000A"/>
          <w:sz w:val="20"/>
          <w:szCs w:val="20"/>
        </w:rPr>
        <w:t xml:space="preserve">” należy rozumieć umowę </w:t>
      </w:r>
      <w:r w:rsidR="007148BF" w:rsidRPr="001F3834">
        <w:rPr>
          <w:rFonts w:cs="Calibri"/>
          <w:color w:val="00000A"/>
          <w:sz w:val="20"/>
          <w:szCs w:val="20"/>
        </w:rPr>
        <w:t xml:space="preserve">o </w:t>
      </w:r>
      <w:r w:rsidRPr="001F3834">
        <w:rPr>
          <w:rFonts w:cs="Calibri"/>
          <w:color w:val="00000A"/>
          <w:sz w:val="20"/>
          <w:szCs w:val="20"/>
        </w:rPr>
        <w:t xml:space="preserve">świadczenie Usług </w:t>
      </w:r>
      <w:r w:rsidR="00AD4D3A" w:rsidRPr="001F3834">
        <w:rPr>
          <w:rFonts w:cs="Calibri"/>
          <w:color w:val="00000A"/>
          <w:sz w:val="20"/>
          <w:szCs w:val="20"/>
        </w:rPr>
        <w:t xml:space="preserve">Elektronicznych </w:t>
      </w:r>
      <w:r w:rsidRPr="001F3834">
        <w:rPr>
          <w:rFonts w:cs="Calibri"/>
          <w:color w:val="00000A"/>
          <w:sz w:val="20"/>
          <w:szCs w:val="20"/>
        </w:rPr>
        <w:t xml:space="preserve">zawartą pomiędzy </w:t>
      </w:r>
      <w:r w:rsidR="009D1809" w:rsidRPr="001F3834">
        <w:rPr>
          <w:rFonts w:cs="Calibri"/>
          <w:color w:val="00000A"/>
          <w:sz w:val="20"/>
          <w:szCs w:val="20"/>
        </w:rPr>
        <w:t>Operatorem</w:t>
      </w:r>
      <w:r w:rsidRPr="001F3834">
        <w:rPr>
          <w:rFonts w:cs="Calibri"/>
          <w:color w:val="00000A"/>
          <w:sz w:val="20"/>
          <w:szCs w:val="20"/>
        </w:rPr>
        <w:t xml:space="preserve"> i </w:t>
      </w:r>
      <w:r w:rsidR="000B7BAC" w:rsidRPr="001F3834">
        <w:rPr>
          <w:rFonts w:cs="Calibri"/>
          <w:color w:val="00000A"/>
          <w:sz w:val="20"/>
          <w:szCs w:val="20"/>
        </w:rPr>
        <w:t>Użytkownikiem</w:t>
      </w:r>
      <w:r w:rsidRPr="001F3834">
        <w:rPr>
          <w:rFonts w:cs="Calibri"/>
          <w:color w:val="00000A"/>
          <w:sz w:val="20"/>
          <w:szCs w:val="20"/>
        </w:rPr>
        <w:t>, któr</w:t>
      </w:r>
      <w:r w:rsidR="00AD4D3A" w:rsidRPr="001F3834">
        <w:rPr>
          <w:rFonts w:cs="Calibri"/>
          <w:color w:val="00000A"/>
          <w:sz w:val="20"/>
          <w:szCs w:val="20"/>
        </w:rPr>
        <w:t>ej</w:t>
      </w:r>
      <w:r w:rsidRPr="001F3834">
        <w:rPr>
          <w:rFonts w:cs="Calibri"/>
          <w:color w:val="00000A"/>
          <w:sz w:val="20"/>
          <w:szCs w:val="20"/>
        </w:rPr>
        <w:t xml:space="preserve"> </w:t>
      </w:r>
      <w:r w:rsidR="00170396" w:rsidRPr="001F3834">
        <w:rPr>
          <w:rFonts w:cs="Calibri"/>
          <w:color w:val="00000A"/>
          <w:sz w:val="20"/>
          <w:szCs w:val="20"/>
        </w:rPr>
        <w:t xml:space="preserve">szczegółowa </w:t>
      </w:r>
      <w:r w:rsidRPr="001F3834">
        <w:rPr>
          <w:rFonts w:cs="Calibri"/>
          <w:color w:val="00000A"/>
          <w:sz w:val="20"/>
          <w:szCs w:val="20"/>
        </w:rPr>
        <w:t xml:space="preserve">treść zależy od zakresu Usług </w:t>
      </w:r>
      <w:r w:rsidR="00835FA6" w:rsidRPr="001F3834">
        <w:rPr>
          <w:rFonts w:cs="Calibri"/>
          <w:color w:val="00000A"/>
          <w:sz w:val="20"/>
          <w:szCs w:val="20"/>
        </w:rPr>
        <w:t xml:space="preserve">Elektronicznych </w:t>
      </w:r>
      <w:r w:rsidRPr="001F3834">
        <w:rPr>
          <w:rFonts w:cs="Calibri"/>
          <w:color w:val="00000A"/>
          <w:sz w:val="20"/>
          <w:szCs w:val="20"/>
        </w:rPr>
        <w:t xml:space="preserve">wybranych przez </w:t>
      </w:r>
      <w:r w:rsidR="00431B92" w:rsidRPr="001F3834">
        <w:rPr>
          <w:rFonts w:cs="Calibri"/>
          <w:color w:val="00000A"/>
          <w:sz w:val="20"/>
          <w:szCs w:val="20"/>
        </w:rPr>
        <w:t>Użytkownika</w:t>
      </w:r>
      <w:r w:rsidRPr="001F3834">
        <w:rPr>
          <w:rFonts w:cs="Calibri"/>
          <w:color w:val="00000A"/>
          <w:sz w:val="20"/>
          <w:szCs w:val="20"/>
        </w:rPr>
        <w:t xml:space="preserve">; </w:t>
      </w:r>
    </w:p>
    <w:p w14:paraId="53726E5A" w14:textId="67785CA6" w:rsidR="003D1FFC" w:rsidRPr="001F3834" w:rsidRDefault="003D1FFC" w:rsidP="006667F9">
      <w:pPr>
        <w:pStyle w:val="Akapitzlist"/>
        <w:numPr>
          <w:ilvl w:val="0"/>
          <w:numId w:val="2"/>
        </w:numPr>
        <w:spacing w:before="0" w:after="0"/>
        <w:ind w:left="426"/>
        <w:jc w:val="both"/>
        <w:rPr>
          <w:sz w:val="20"/>
          <w:szCs w:val="20"/>
        </w:rPr>
      </w:pPr>
      <w:r w:rsidRPr="001F3834">
        <w:rPr>
          <w:b/>
          <w:bCs/>
          <w:sz w:val="20"/>
          <w:szCs w:val="20"/>
        </w:rPr>
        <w:t>Umowa</w:t>
      </w:r>
      <w:r w:rsidRPr="001F3834">
        <w:rPr>
          <w:sz w:val="20"/>
          <w:szCs w:val="20"/>
        </w:rPr>
        <w:t xml:space="preserve"> — przez „Umowę” należy rozumieć Umowę o Usługi Elektroniczne lub Umowę Najmu;</w:t>
      </w:r>
    </w:p>
    <w:p w14:paraId="58AA28F5" w14:textId="07C791A3" w:rsidR="00ED0E4D" w:rsidRPr="001F3834" w:rsidRDefault="00904A8A" w:rsidP="006667F9">
      <w:pPr>
        <w:pStyle w:val="Akapitzlist"/>
        <w:numPr>
          <w:ilvl w:val="0"/>
          <w:numId w:val="2"/>
        </w:numPr>
        <w:spacing w:before="0" w:after="0"/>
        <w:ind w:left="426"/>
        <w:jc w:val="both"/>
        <w:rPr>
          <w:sz w:val="20"/>
          <w:szCs w:val="20"/>
        </w:rPr>
      </w:pPr>
      <w:r w:rsidRPr="001F3834">
        <w:rPr>
          <w:rFonts w:cs="Calibri"/>
          <w:b/>
          <w:color w:val="00000A"/>
          <w:sz w:val="20"/>
          <w:szCs w:val="20"/>
        </w:rPr>
        <w:t>Usługa</w:t>
      </w:r>
      <w:r w:rsidRPr="001F3834">
        <w:rPr>
          <w:rFonts w:cs="Calibri"/>
          <w:color w:val="00000A"/>
          <w:sz w:val="20"/>
          <w:szCs w:val="20"/>
        </w:rPr>
        <w:t xml:space="preserve"> </w:t>
      </w:r>
      <w:r w:rsidR="00F51D03" w:rsidRPr="001F3834">
        <w:rPr>
          <w:rFonts w:cs="Calibri"/>
          <w:b/>
          <w:bCs/>
          <w:color w:val="00000A"/>
          <w:sz w:val="20"/>
          <w:szCs w:val="20"/>
        </w:rPr>
        <w:t>Elektroniczna</w:t>
      </w:r>
      <w:r w:rsidR="00F51D03" w:rsidRPr="001F3834">
        <w:rPr>
          <w:rFonts w:cs="Calibri"/>
          <w:color w:val="00000A"/>
          <w:sz w:val="20"/>
          <w:szCs w:val="20"/>
        </w:rPr>
        <w:t xml:space="preserve"> </w:t>
      </w:r>
      <w:r w:rsidRPr="001F3834">
        <w:rPr>
          <w:rFonts w:cs="Calibri"/>
          <w:color w:val="00000A"/>
          <w:sz w:val="20"/>
          <w:szCs w:val="20"/>
        </w:rPr>
        <w:t xml:space="preserve">— </w:t>
      </w:r>
      <w:r w:rsidRPr="001F3834">
        <w:rPr>
          <w:sz w:val="20"/>
          <w:szCs w:val="20"/>
        </w:rPr>
        <w:t>p</w:t>
      </w:r>
      <w:r w:rsidRPr="001F3834">
        <w:rPr>
          <w:rFonts w:eastAsia="Calibri" w:cs="Calibri"/>
          <w:sz w:val="20"/>
          <w:szCs w:val="20"/>
        </w:rPr>
        <w:t>rzez „Usługę</w:t>
      </w:r>
      <w:r w:rsidR="00F51D03" w:rsidRPr="001F3834">
        <w:rPr>
          <w:rFonts w:eastAsia="Calibri" w:cs="Calibri"/>
          <w:sz w:val="20"/>
          <w:szCs w:val="20"/>
        </w:rPr>
        <w:t xml:space="preserve"> Elektroniczną</w:t>
      </w:r>
      <w:r w:rsidRPr="001F3834">
        <w:rPr>
          <w:rFonts w:eastAsia="Calibri" w:cs="Calibri"/>
          <w:sz w:val="20"/>
          <w:szCs w:val="20"/>
        </w:rPr>
        <w:t xml:space="preserve">” należy rozumieć </w:t>
      </w:r>
      <w:r w:rsidRPr="001F3834">
        <w:rPr>
          <w:rFonts w:cs="Calibri"/>
          <w:color w:val="00000A"/>
          <w:sz w:val="20"/>
          <w:szCs w:val="20"/>
        </w:rPr>
        <w:t xml:space="preserve">wszelkie usługi świadczone </w:t>
      </w:r>
      <w:r w:rsidR="00F51D03" w:rsidRPr="001F3834">
        <w:rPr>
          <w:rFonts w:cs="Calibri"/>
          <w:color w:val="00000A"/>
          <w:sz w:val="20"/>
          <w:szCs w:val="20"/>
        </w:rPr>
        <w:t xml:space="preserve">drogą elektroniczną </w:t>
      </w:r>
      <w:r w:rsidRPr="001F3834">
        <w:rPr>
          <w:rFonts w:cs="Calibri"/>
          <w:color w:val="00000A"/>
          <w:sz w:val="20"/>
          <w:szCs w:val="20"/>
        </w:rPr>
        <w:t xml:space="preserve">przez </w:t>
      </w:r>
      <w:r w:rsidR="009D1809" w:rsidRPr="001F3834">
        <w:rPr>
          <w:rFonts w:cs="Calibri"/>
          <w:color w:val="00000A"/>
          <w:sz w:val="20"/>
          <w:szCs w:val="20"/>
        </w:rPr>
        <w:t>Operatora</w:t>
      </w:r>
      <w:r w:rsidR="00F51D03" w:rsidRPr="001F3834">
        <w:rPr>
          <w:rFonts w:cs="Calibri"/>
          <w:color w:val="00000A"/>
          <w:sz w:val="20"/>
          <w:szCs w:val="20"/>
        </w:rPr>
        <w:t xml:space="preserve"> </w:t>
      </w:r>
      <w:r w:rsidRPr="001F3834">
        <w:rPr>
          <w:rFonts w:cs="Calibri"/>
          <w:color w:val="00000A"/>
          <w:sz w:val="20"/>
          <w:szCs w:val="20"/>
        </w:rPr>
        <w:t xml:space="preserve">na rzecz </w:t>
      </w:r>
      <w:r w:rsidR="000B7BAC" w:rsidRPr="001F3834">
        <w:rPr>
          <w:rFonts w:cs="Calibri"/>
          <w:color w:val="00000A"/>
          <w:sz w:val="20"/>
          <w:szCs w:val="20"/>
        </w:rPr>
        <w:t>Użytkownik</w:t>
      </w:r>
      <w:r w:rsidR="00ED0E4D" w:rsidRPr="001F3834">
        <w:rPr>
          <w:rFonts w:cs="Calibri"/>
          <w:color w:val="00000A"/>
          <w:sz w:val="20"/>
          <w:szCs w:val="20"/>
        </w:rPr>
        <w:t>a</w:t>
      </w:r>
      <w:r w:rsidR="00F51D03" w:rsidRPr="001F3834">
        <w:rPr>
          <w:rFonts w:cs="Calibri"/>
          <w:color w:val="00000A"/>
          <w:sz w:val="20"/>
          <w:szCs w:val="20"/>
        </w:rPr>
        <w:t xml:space="preserve"> (odpłatnie lub nieodpłatnie)</w:t>
      </w:r>
      <w:r w:rsidRPr="001F3834">
        <w:rPr>
          <w:rFonts w:cs="Calibri"/>
          <w:color w:val="00000A"/>
          <w:sz w:val="20"/>
          <w:szCs w:val="20"/>
        </w:rPr>
        <w:t>, polegające w szczególności na</w:t>
      </w:r>
      <w:r w:rsidR="00ED0E4D" w:rsidRPr="001F3834">
        <w:rPr>
          <w:rFonts w:cs="Calibri"/>
          <w:color w:val="00000A"/>
          <w:sz w:val="20"/>
          <w:szCs w:val="20"/>
        </w:rPr>
        <w:t>:</w:t>
      </w:r>
    </w:p>
    <w:p w14:paraId="0CA54CD4" w14:textId="0EA022FE" w:rsidR="00AC503A" w:rsidRPr="001F3834" w:rsidRDefault="00904A8A" w:rsidP="006667F9">
      <w:pPr>
        <w:pStyle w:val="Akapitzlist"/>
        <w:numPr>
          <w:ilvl w:val="0"/>
          <w:numId w:val="22"/>
        </w:numPr>
        <w:spacing w:before="0" w:after="0"/>
        <w:jc w:val="both"/>
        <w:rPr>
          <w:sz w:val="20"/>
          <w:szCs w:val="20"/>
        </w:rPr>
      </w:pPr>
      <w:r w:rsidRPr="001F3834">
        <w:rPr>
          <w:rFonts w:cs="Calibri"/>
          <w:sz w:val="20"/>
          <w:szCs w:val="20"/>
        </w:rPr>
        <w:t xml:space="preserve">udostępnieniu </w:t>
      </w:r>
      <w:r w:rsidR="00D70098" w:rsidRPr="001F3834">
        <w:rPr>
          <w:rFonts w:cs="Calibri"/>
          <w:sz w:val="20"/>
          <w:szCs w:val="20"/>
        </w:rPr>
        <w:t>Aplikacji</w:t>
      </w:r>
      <w:r w:rsidR="00581A3B" w:rsidRPr="001F3834">
        <w:rPr>
          <w:rFonts w:cs="Calibri"/>
          <w:sz w:val="20"/>
          <w:szCs w:val="20"/>
        </w:rPr>
        <w:t xml:space="preserve"> </w:t>
      </w:r>
      <w:r w:rsidRPr="001F3834">
        <w:rPr>
          <w:rFonts w:cs="Calibri"/>
          <w:sz w:val="20"/>
          <w:szCs w:val="20"/>
        </w:rPr>
        <w:t>do korzystania;</w:t>
      </w:r>
    </w:p>
    <w:p w14:paraId="27689596" w14:textId="2EF177CE" w:rsidR="00483F5E" w:rsidRPr="001F3834" w:rsidRDefault="00483F5E" w:rsidP="006667F9">
      <w:pPr>
        <w:pStyle w:val="Akapitzlist"/>
        <w:numPr>
          <w:ilvl w:val="0"/>
          <w:numId w:val="22"/>
        </w:numPr>
        <w:spacing w:before="0" w:after="0"/>
        <w:jc w:val="both"/>
        <w:rPr>
          <w:sz w:val="20"/>
          <w:szCs w:val="20"/>
        </w:rPr>
      </w:pPr>
      <w:r w:rsidRPr="001F3834">
        <w:rPr>
          <w:rFonts w:cs="Calibri"/>
          <w:sz w:val="20"/>
          <w:szCs w:val="20"/>
        </w:rPr>
        <w:t>założeniu i utrzymywaniu konta Użytkownika;</w:t>
      </w:r>
    </w:p>
    <w:p w14:paraId="7CDB3E71" w14:textId="07FD750E" w:rsidR="00DF767C" w:rsidRPr="001F3834" w:rsidRDefault="00E66DE7" w:rsidP="006667F9">
      <w:pPr>
        <w:pStyle w:val="Akapitzlist"/>
        <w:numPr>
          <w:ilvl w:val="0"/>
          <w:numId w:val="22"/>
        </w:numPr>
        <w:spacing w:before="0" w:after="0"/>
        <w:jc w:val="both"/>
        <w:rPr>
          <w:sz w:val="20"/>
          <w:szCs w:val="20"/>
        </w:rPr>
      </w:pPr>
      <w:r w:rsidRPr="001F3834">
        <w:rPr>
          <w:sz w:val="20"/>
          <w:szCs w:val="20"/>
        </w:rPr>
        <w:t>otrzymywaniu powiadomień SMS;</w:t>
      </w:r>
    </w:p>
    <w:p w14:paraId="21805C8D" w14:textId="0371560C" w:rsidR="00E66DE7" w:rsidRPr="001F3834" w:rsidRDefault="003B1E72" w:rsidP="006667F9">
      <w:pPr>
        <w:pStyle w:val="Akapitzlist"/>
        <w:numPr>
          <w:ilvl w:val="0"/>
          <w:numId w:val="22"/>
        </w:numPr>
        <w:spacing w:before="0" w:after="0"/>
        <w:jc w:val="both"/>
        <w:rPr>
          <w:sz w:val="20"/>
          <w:szCs w:val="20"/>
        </w:rPr>
      </w:pPr>
      <w:r>
        <w:rPr>
          <w:sz w:val="20"/>
          <w:szCs w:val="20"/>
        </w:rPr>
        <w:t>otrzymywaniu powiadomień mailowych;</w:t>
      </w:r>
    </w:p>
    <w:p w14:paraId="0CA54CDA" w14:textId="040B248F" w:rsidR="00AC503A" w:rsidRPr="001F3834" w:rsidRDefault="00A94ABF" w:rsidP="006667F9">
      <w:pPr>
        <w:pStyle w:val="Akapitzlist"/>
        <w:numPr>
          <w:ilvl w:val="0"/>
          <w:numId w:val="2"/>
        </w:numPr>
        <w:spacing w:before="0" w:after="0"/>
        <w:ind w:left="426"/>
        <w:jc w:val="both"/>
        <w:rPr>
          <w:sz w:val="20"/>
          <w:szCs w:val="20"/>
        </w:rPr>
      </w:pPr>
      <w:r w:rsidRPr="001F3834">
        <w:rPr>
          <w:rFonts w:cstheme="minorHAnsi"/>
          <w:b/>
          <w:color w:val="00000A"/>
          <w:sz w:val="20"/>
          <w:szCs w:val="20"/>
        </w:rPr>
        <w:t>Użytkownik</w:t>
      </w:r>
      <w:r w:rsidR="00904A8A" w:rsidRPr="001F3834">
        <w:rPr>
          <w:rFonts w:cstheme="minorHAnsi"/>
          <w:color w:val="00000A"/>
          <w:sz w:val="20"/>
          <w:szCs w:val="20"/>
        </w:rPr>
        <w:t xml:space="preserve"> — przez „</w:t>
      </w:r>
      <w:r w:rsidRPr="001F3834">
        <w:rPr>
          <w:rFonts w:cstheme="minorHAnsi"/>
          <w:color w:val="00000A"/>
          <w:sz w:val="20"/>
          <w:szCs w:val="20"/>
        </w:rPr>
        <w:t>Użytkownika</w:t>
      </w:r>
      <w:r w:rsidR="00904A8A" w:rsidRPr="001F3834">
        <w:rPr>
          <w:rFonts w:cstheme="minorHAnsi"/>
          <w:color w:val="00000A"/>
          <w:sz w:val="20"/>
          <w:szCs w:val="20"/>
        </w:rPr>
        <w:t>” należy rozumieć osobę fizyczną, osobę</w:t>
      </w:r>
      <w:r w:rsidR="00904A8A" w:rsidRPr="001F3834">
        <w:rPr>
          <w:rFonts w:cs="Calibri"/>
          <w:color w:val="00000A"/>
          <w:sz w:val="20"/>
          <w:szCs w:val="20"/>
        </w:rPr>
        <w:t xml:space="preserve"> prawną albo jednostkę organizacyjną posiadającą zdolność prawną, która zawiera Umowę z </w:t>
      </w:r>
      <w:r w:rsidR="009D1809" w:rsidRPr="001F3834">
        <w:rPr>
          <w:rFonts w:cs="Calibri"/>
          <w:color w:val="00000A"/>
          <w:sz w:val="20"/>
          <w:szCs w:val="20"/>
        </w:rPr>
        <w:t>Operatorem</w:t>
      </w:r>
      <w:r w:rsidR="00904A8A" w:rsidRPr="001F3834">
        <w:rPr>
          <w:rFonts w:cs="Calibri"/>
          <w:color w:val="00000A"/>
          <w:sz w:val="20"/>
          <w:szCs w:val="20"/>
        </w:rPr>
        <w:t xml:space="preserve"> i </w:t>
      </w:r>
      <w:r w:rsidR="00904A8A" w:rsidRPr="001F3834">
        <w:rPr>
          <w:rFonts w:cs="Calibri"/>
          <w:color w:val="00000A"/>
          <w:sz w:val="20"/>
          <w:szCs w:val="20"/>
        </w:rPr>
        <w:lastRenderedPageBreak/>
        <w:t xml:space="preserve">korzysta </w:t>
      </w:r>
      <w:r w:rsidR="00A005E6" w:rsidRPr="001F3834">
        <w:rPr>
          <w:rFonts w:cs="Calibri"/>
          <w:color w:val="00000A"/>
          <w:sz w:val="20"/>
          <w:szCs w:val="20"/>
        </w:rPr>
        <w:t xml:space="preserve">z Usług Elektronicznych lub Schowków w ramach Umowy zawartej z </w:t>
      </w:r>
      <w:r w:rsidR="009D1809" w:rsidRPr="001F3834">
        <w:rPr>
          <w:rFonts w:cs="Calibri"/>
          <w:color w:val="00000A"/>
          <w:sz w:val="20"/>
          <w:szCs w:val="20"/>
        </w:rPr>
        <w:t>Operatorem</w:t>
      </w:r>
      <w:r w:rsidR="00904A8A" w:rsidRPr="001F3834">
        <w:rPr>
          <w:rFonts w:cs="Calibri"/>
          <w:color w:val="00000A"/>
          <w:sz w:val="20"/>
          <w:szCs w:val="20"/>
        </w:rPr>
        <w:t>;</w:t>
      </w:r>
    </w:p>
    <w:p w14:paraId="0CA54CDB" w14:textId="1B57FE48" w:rsidR="00AC503A" w:rsidRPr="001F3834" w:rsidRDefault="00904A8A" w:rsidP="006667F9">
      <w:pPr>
        <w:pStyle w:val="Akapitzlist"/>
        <w:numPr>
          <w:ilvl w:val="0"/>
          <w:numId w:val="2"/>
        </w:numPr>
        <w:spacing w:before="0" w:after="0"/>
        <w:ind w:left="426"/>
        <w:jc w:val="both"/>
        <w:rPr>
          <w:sz w:val="20"/>
          <w:szCs w:val="20"/>
        </w:rPr>
      </w:pPr>
      <w:r w:rsidRPr="001F3834">
        <w:rPr>
          <w:rFonts w:cs="Calibri"/>
          <w:b/>
          <w:color w:val="00000A"/>
          <w:sz w:val="20"/>
          <w:szCs w:val="20"/>
        </w:rPr>
        <w:t>usterka</w:t>
      </w:r>
      <w:r w:rsidRPr="001F3834">
        <w:rPr>
          <w:rFonts w:cs="Calibri"/>
          <w:color w:val="00000A"/>
          <w:sz w:val="20"/>
          <w:szCs w:val="20"/>
        </w:rPr>
        <w:t xml:space="preserve"> — przez „usterkę” należy rozumieć każde nieprawidłowe działanie </w:t>
      </w:r>
      <w:r w:rsidR="00D70098" w:rsidRPr="001F3834">
        <w:rPr>
          <w:rFonts w:cs="Calibri"/>
          <w:color w:val="00000A"/>
          <w:sz w:val="20"/>
          <w:szCs w:val="20"/>
        </w:rPr>
        <w:t>Aplikacji</w:t>
      </w:r>
      <w:r w:rsidRPr="001F3834">
        <w:rPr>
          <w:rFonts w:cs="Calibri"/>
          <w:color w:val="00000A"/>
          <w:sz w:val="20"/>
          <w:szCs w:val="20"/>
        </w:rPr>
        <w:t>, które nie jest ani awarią, ani błędem;</w:t>
      </w:r>
    </w:p>
    <w:p w14:paraId="0CA54CDD" w14:textId="1C63C27E" w:rsidR="00AC503A" w:rsidRPr="001F3834" w:rsidRDefault="00904A8A" w:rsidP="006667F9">
      <w:pPr>
        <w:pStyle w:val="Akapitzlist"/>
        <w:numPr>
          <w:ilvl w:val="0"/>
          <w:numId w:val="2"/>
        </w:numPr>
        <w:spacing w:before="0" w:after="0"/>
        <w:ind w:left="426"/>
        <w:jc w:val="both"/>
        <w:rPr>
          <w:sz w:val="20"/>
          <w:szCs w:val="20"/>
        </w:rPr>
      </w:pPr>
      <w:r w:rsidRPr="001F3834">
        <w:rPr>
          <w:rFonts w:cs="Calibri"/>
          <w:b/>
          <w:color w:val="00000A"/>
          <w:sz w:val="20"/>
          <w:szCs w:val="20"/>
        </w:rPr>
        <w:t xml:space="preserve">wsparcie </w:t>
      </w:r>
      <w:r w:rsidR="00A2675E" w:rsidRPr="001F3834">
        <w:rPr>
          <w:rFonts w:cs="Calibri"/>
          <w:b/>
          <w:color w:val="00000A"/>
          <w:sz w:val="20"/>
          <w:szCs w:val="20"/>
        </w:rPr>
        <w:t>techniczne</w:t>
      </w:r>
      <w:r w:rsidRPr="001F3834">
        <w:rPr>
          <w:rFonts w:cs="Calibri"/>
          <w:b/>
          <w:color w:val="00000A"/>
          <w:sz w:val="20"/>
          <w:szCs w:val="20"/>
        </w:rPr>
        <w:t xml:space="preserve"> —</w:t>
      </w:r>
      <w:r w:rsidRPr="001F3834">
        <w:rPr>
          <w:rFonts w:cs="Calibri"/>
          <w:color w:val="00000A"/>
          <w:sz w:val="20"/>
          <w:szCs w:val="20"/>
        </w:rPr>
        <w:t xml:space="preserve"> </w:t>
      </w:r>
      <w:r w:rsidR="00F452A1" w:rsidRPr="001F3834">
        <w:rPr>
          <w:rFonts w:cs="Calibri"/>
          <w:color w:val="00000A"/>
          <w:sz w:val="20"/>
          <w:szCs w:val="20"/>
        </w:rPr>
        <w:t xml:space="preserve">przez „wsparcie techniczne” należy rozumieć </w:t>
      </w:r>
      <w:r w:rsidRPr="001F3834">
        <w:rPr>
          <w:rFonts w:cs="Calibri"/>
          <w:color w:val="00000A"/>
          <w:sz w:val="20"/>
          <w:szCs w:val="20"/>
        </w:rPr>
        <w:t xml:space="preserve">pomoc, która jest udzielana Użytkownikom przez </w:t>
      </w:r>
      <w:r w:rsidR="009D1809" w:rsidRPr="001F3834">
        <w:rPr>
          <w:rFonts w:cs="Calibri"/>
          <w:color w:val="00000A"/>
          <w:sz w:val="20"/>
          <w:szCs w:val="20"/>
        </w:rPr>
        <w:t>Operatora</w:t>
      </w:r>
      <w:r w:rsidRPr="001F3834">
        <w:rPr>
          <w:rFonts w:cs="Calibri"/>
          <w:color w:val="00000A"/>
          <w:sz w:val="20"/>
          <w:szCs w:val="20"/>
        </w:rPr>
        <w:t xml:space="preserve"> w zakresie korzystania z </w:t>
      </w:r>
      <w:r w:rsidR="00D70098" w:rsidRPr="001F3834">
        <w:rPr>
          <w:rFonts w:cs="Calibri"/>
          <w:color w:val="00000A"/>
          <w:sz w:val="20"/>
          <w:szCs w:val="20"/>
        </w:rPr>
        <w:t>Aplikacji</w:t>
      </w:r>
      <w:r w:rsidRPr="001F3834">
        <w:rPr>
          <w:rFonts w:cs="Calibri"/>
          <w:color w:val="00000A"/>
          <w:sz w:val="20"/>
          <w:szCs w:val="20"/>
        </w:rPr>
        <w:t xml:space="preserve">, obejmująca </w:t>
      </w:r>
      <w:r w:rsidRPr="001F3834">
        <w:rPr>
          <w:rFonts w:cstheme="minorHAnsi"/>
          <w:sz w:val="20"/>
          <w:szCs w:val="20"/>
        </w:rPr>
        <w:t>zdalne wsparcie oraz niezbędne instrukcje i porady w przedmiocie obsługi technicznej i informatycznej</w:t>
      </w:r>
      <w:r w:rsidRPr="001F3834">
        <w:rPr>
          <w:rFonts w:cs="Calibri"/>
          <w:color w:val="00000A"/>
          <w:sz w:val="20"/>
          <w:szCs w:val="20"/>
        </w:rPr>
        <w:t xml:space="preserve">. </w:t>
      </w:r>
    </w:p>
    <w:p w14:paraId="0CA54CDE" w14:textId="77777777" w:rsidR="00AC503A" w:rsidRPr="001F3834" w:rsidRDefault="00AC503A" w:rsidP="00F30784">
      <w:pPr>
        <w:spacing w:line="276" w:lineRule="auto"/>
        <w:jc w:val="both"/>
        <w:rPr>
          <w:rFonts w:asciiTheme="majorHAnsi" w:hAnsiTheme="majorHAnsi" w:cs="Calibri"/>
          <w:sz w:val="20"/>
          <w:szCs w:val="20"/>
        </w:rPr>
      </w:pPr>
    </w:p>
    <w:p w14:paraId="02E94279" w14:textId="01E0B03D" w:rsidR="00303E67" w:rsidRPr="001F3834" w:rsidRDefault="00361923"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3.</w:t>
      </w:r>
    </w:p>
    <w:p w14:paraId="23D5B654" w14:textId="667816DB" w:rsidR="00361923" w:rsidRPr="001F3834" w:rsidRDefault="00361923"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Oświadczenia</w:t>
      </w:r>
    </w:p>
    <w:p w14:paraId="2811B28A" w14:textId="539432CC" w:rsidR="00361923" w:rsidRPr="001F3834" w:rsidRDefault="009D1809" w:rsidP="006667F9">
      <w:pPr>
        <w:pStyle w:val="Akapitzlist"/>
        <w:numPr>
          <w:ilvl w:val="3"/>
          <w:numId w:val="2"/>
        </w:numPr>
        <w:spacing w:before="0" w:after="0"/>
        <w:ind w:left="426"/>
        <w:jc w:val="both"/>
        <w:rPr>
          <w:rFonts w:cs="Calibri"/>
          <w:bCs/>
          <w:sz w:val="20"/>
          <w:szCs w:val="20"/>
        </w:rPr>
      </w:pPr>
      <w:r w:rsidRPr="001F3834">
        <w:rPr>
          <w:rFonts w:cs="Calibri"/>
          <w:bCs/>
          <w:sz w:val="20"/>
          <w:szCs w:val="20"/>
        </w:rPr>
        <w:t>Operator</w:t>
      </w:r>
      <w:r w:rsidR="00CD55CC" w:rsidRPr="001F3834">
        <w:rPr>
          <w:rFonts w:cs="Calibri"/>
          <w:bCs/>
          <w:sz w:val="20"/>
          <w:szCs w:val="20"/>
        </w:rPr>
        <w:t xml:space="preserve"> oświadcza, że:</w:t>
      </w:r>
    </w:p>
    <w:p w14:paraId="799A1DBF" w14:textId="0743B098" w:rsidR="00CD55CC" w:rsidRPr="001F3834" w:rsidRDefault="004E6531" w:rsidP="006667F9">
      <w:pPr>
        <w:pStyle w:val="Akapitzlist"/>
        <w:numPr>
          <w:ilvl w:val="0"/>
          <w:numId w:val="19"/>
        </w:numPr>
        <w:spacing w:before="0" w:after="0"/>
        <w:jc w:val="both"/>
        <w:rPr>
          <w:rFonts w:cs="Calibri"/>
          <w:bCs/>
          <w:sz w:val="20"/>
          <w:szCs w:val="20"/>
        </w:rPr>
      </w:pPr>
      <w:r w:rsidRPr="001F3834">
        <w:rPr>
          <w:rFonts w:cs="Calibri"/>
          <w:bCs/>
          <w:sz w:val="20"/>
          <w:szCs w:val="20"/>
        </w:rPr>
        <w:t>posiada prawa do Schowków i może nimi dysponować na potrzeby zawierania Umów Najmu</w:t>
      </w:r>
      <w:r w:rsidR="00CD55CC" w:rsidRPr="001F3834">
        <w:rPr>
          <w:rFonts w:cs="Calibri"/>
          <w:bCs/>
          <w:sz w:val="20"/>
          <w:szCs w:val="20"/>
        </w:rPr>
        <w:t>;</w:t>
      </w:r>
    </w:p>
    <w:p w14:paraId="2F3847ED" w14:textId="6C2A07E0" w:rsidR="00CD55CC" w:rsidRPr="001F3834" w:rsidRDefault="003D1FFC" w:rsidP="006667F9">
      <w:pPr>
        <w:pStyle w:val="Akapitzlist"/>
        <w:numPr>
          <w:ilvl w:val="0"/>
          <w:numId w:val="19"/>
        </w:numPr>
        <w:spacing w:before="0" w:after="0"/>
        <w:jc w:val="both"/>
        <w:rPr>
          <w:rFonts w:cs="Calibri"/>
          <w:bCs/>
          <w:sz w:val="20"/>
          <w:szCs w:val="20"/>
        </w:rPr>
      </w:pPr>
      <w:r w:rsidRPr="001F3834">
        <w:rPr>
          <w:rFonts w:cs="Calibri"/>
          <w:bCs/>
          <w:sz w:val="20"/>
          <w:szCs w:val="20"/>
        </w:rPr>
        <w:t xml:space="preserve">według jego wiedzy </w:t>
      </w:r>
      <w:r w:rsidR="004E6531" w:rsidRPr="001F3834">
        <w:rPr>
          <w:rFonts w:cs="Calibri"/>
          <w:bCs/>
          <w:sz w:val="20"/>
          <w:szCs w:val="20"/>
        </w:rPr>
        <w:t>Schowki</w:t>
      </w:r>
      <w:r w:rsidR="00CD55CC" w:rsidRPr="001F3834">
        <w:rPr>
          <w:rFonts w:cs="Calibri"/>
          <w:bCs/>
          <w:sz w:val="20"/>
          <w:szCs w:val="20"/>
        </w:rPr>
        <w:t xml:space="preserve"> są zgodne z właściwymi normami przewidzianymi w prawie europejskim </w:t>
      </w:r>
      <w:r w:rsidR="00344C73" w:rsidRPr="001F3834">
        <w:rPr>
          <w:rFonts w:cs="Calibri"/>
          <w:bCs/>
          <w:sz w:val="20"/>
          <w:szCs w:val="20"/>
        </w:rPr>
        <w:t>i</w:t>
      </w:r>
      <w:r w:rsidR="00CD55CC" w:rsidRPr="001F3834">
        <w:rPr>
          <w:rFonts w:cs="Calibri"/>
          <w:bCs/>
          <w:sz w:val="20"/>
          <w:szCs w:val="20"/>
        </w:rPr>
        <w:t xml:space="preserve"> </w:t>
      </w:r>
      <w:r w:rsidR="00703CAD" w:rsidRPr="001F3834">
        <w:rPr>
          <w:rFonts w:cs="Calibri"/>
          <w:bCs/>
          <w:sz w:val="20"/>
          <w:szCs w:val="20"/>
        </w:rPr>
        <w:t>posiadają wszelkie certyfikaty i</w:t>
      </w:r>
      <w:r w:rsidR="00CD55CC" w:rsidRPr="001F3834">
        <w:rPr>
          <w:rFonts w:cs="Calibri"/>
          <w:bCs/>
          <w:sz w:val="20"/>
          <w:szCs w:val="20"/>
        </w:rPr>
        <w:t xml:space="preserve"> deklaracje</w:t>
      </w:r>
      <w:r w:rsidR="00380D1A" w:rsidRPr="001F3834">
        <w:rPr>
          <w:rFonts w:cs="Calibri"/>
          <w:bCs/>
          <w:sz w:val="20"/>
          <w:szCs w:val="20"/>
        </w:rPr>
        <w:t>, które są wymagane prawem</w:t>
      </w:r>
      <w:r w:rsidR="008507CD" w:rsidRPr="001F3834">
        <w:rPr>
          <w:rFonts w:cs="Calibri"/>
          <w:bCs/>
          <w:sz w:val="20"/>
          <w:szCs w:val="20"/>
        </w:rPr>
        <w:t>;</w:t>
      </w:r>
    </w:p>
    <w:p w14:paraId="64D11F4B" w14:textId="1CEE3638" w:rsidR="008507CD" w:rsidRPr="001F3834" w:rsidRDefault="007D16BB" w:rsidP="006667F9">
      <w:pPr>
        <w:pStyle w:val="Akapitzlist"/>
        <w:numPr>
          <w:ilvl w:val="0"/>
          <w:numId w:val="19"/>
        </w:numPr>
        <w:spacing w:before="0" w:after="0"/>
        <w:jc w:val="both"/>
        <w:rPr>
          <w:rFonts w:cs="Calibri"/>
          <w:bCs/>
          <w:sz w:val="20"/>
          <w:szCs w:val="20"/>
        </w:rPr>
      </w:pPr>
      <w:r w:rsidRPr="001F3834">
        <w:rPr>
          <w:rFonts w:cs="Calibri"/>
          <w:bCs/>
          <w:sz w:val="20"/>
          <w:szCs w:val="20"/>
        </w:rPr>
        <w:t>Schowki</w:t>
      </w:r>
      <w:r w:rsidR="008507CD" w:rsidRPr="001F3834">
        <w:rPr>
          <w:rFonts w:cs="Calibri"/>
          <w:bCs/>
          <w:sz w:val="20"/>
          <w:szCs w:val="20"/>
        </w:rPr>
        <w:t xml:space="preserve"> mogą być używane, tj. </w:t>
      </w:r>
      <w:r w:rsidRPr="001F3834">
        <w:rPr>
          <w:rFonts w:cs="Calibri"/>
          <w:bCs/>
          <w:sz w:val="20"/>
          <w:szCs w:val="20"/>
        </w:rPr>
        <w:t>nie będą one</w:t>
      </w:r>
      <w:r w:rsidR="008507CD" w:rsidRPr="001F3834">
        <w:rPr>
          <w:rFonts w:cs="Calibri"/>
          <w:bCs/>
          <w:sz w:val="20"/>
          <w:szCs w:val="20"/>
        </w:rPr>
        <w:t xml:space="preserve"> fabrycznie nowe;</w:t>
      </w:r>
    </w:p>
    <w:p w14:paraId="3AD6F3CF" w14:textId="7815906D" w:rsidR="008507CD" w:rsidRPr="001F3834" w:rsidRDefault="006729B0" w:rsidP="006667F9">
      <w:pPr>
        <w:pStyle w:val="Akapitzlist"/>
        <w:numPr>
          <w:ilvl w:val="0"/>
          <w:numId w:val="19"/>
        </w:numPr>
        <w:spacing w:before="0" w:after="0"/>
        <w:jc w:val="both"/>
        <w:rPr>
          <w:rFonts w:cs="Calibri"/>
          <w:bCs/>
          <w:sz w:val="20"/>
          <w:szCs w:val="20"/>
        </w:rPr>
      </w:pPr>
      <w:r w:rsidRPr="001F3834">
        <w:rPr>
          <w:rFonts w:cs="Calibri"/>
          <w:bCs/>
          <w:sz w:val="20"/>
          <w:szCs w:val="20"/>
        </w:rPr>
        <w:t xml:space="preserve">dokłada starań, aby </w:t>
      </w:r>
      <w:r w:rsidR="007D16BB" w:rsidRPr="001F3834">
        <w:rPr>
          <w:rFonts w:cs="Calibri"/>
          <w:bCs/>
          <w:sz w:val="20"/>
          <w:szCs w:val="20"/>
        </w:rPr>
        <w:t>Schowki</w:t>
      </w:r>
      <w:r w:rsidRPr="001F3834">
        <w:rPr>
          <w:rFonts w:cs="Calibri"/>
          <w:bCs/>
          <w:sz w:val="20"/>
          <w:szCs w:val="20"/>
        </w:rPr>
        <w:t xml:space="preserve"> były wolne od wad fizycznych i prawnych, ale z uwagi na </w:t>
      </w:r>
      <w:r w:rsidR="00093B5F" w:rsidRPr="001F3834">
        <w:rPr>
          <w:rFonts w:cs="Calibri"/>
          <w:bCs/>
          <w:sz w:val="20"/>
          <w:szCs w:val="20"/>
        </w:rPr>
        <w:t>profil działalności nie jest w stanie zapewnić w każdej sytuacji</w:t>
      </w:r>
      <w:r w:rsidR="008B7482" w:rsidRPr="001F3834">
        <w:rPr>
          <w:rFonts w:cs="Calibri"/>
          <w:bCs/>
          <w:sz w:val="20"/>
          <w:szCs w:val="20"/>
        </w:rPr>
        <w:t>, że Schowki zawsze będą wolne od wad, np. na skutek niewłaściwej eksploatacji przez innych Użytkowników</w:t>
      </w:r>
      <w:r w:rsidR="002D2ADB" w:rsidRPr="001F3834">
        <w:rPr>
          <w:rFonts w:cs="Calibri"/>
          <w:bCs/>
          <w:sz w:val="20"/>
          <w:szCs w:val="20"/>
        </w:rPr>
        <w:t>.</w:t>
      </w:r>
    </w:p>
    <w:p w14:paraId="746DF217" w14:textId="6496DC2A" w:rsidR="006819AF" w:rsidRPr="001F3834" w:rsidRDefault="00264BEB" w:rsidP="006667F9">
      <w:pPr>
        <w:pStyle w:val="Akapitzlist"/>
        <w:numPr>
          <w:ilvl w:val="3"/>
          <w:numId w:val="2"/>
        </w:numPr>
        <w:spacing w:before="0" w:after="0"/>
        <w:ind w:left="426"/>
        <w:jc w:val="both"/>
        <w:rPr>
          <w:rFonts w:cs="Calibri"/>
          <w:bCs/>
          <w:sz w:val="20"/>
          <w:szCs w:val="20"/>
        </w:rPr>
      </w:pPr>
      <w:r w:rsidRPr="001F3834">
        <w:rPr>
          <w:rFonts w:cs="Calibri"/>
          <w:bCs/>
          <w:sz w:val="20"/>
          <w:szCs w:val="20"/>
        </w:rPr>
        <w:t>Użytkownik oświadcza, że</w:t>
      </w:r>
      <w:r w:rsidR="00E06119" w:rsidRPr="001F3834">
        <w:rPr>
          <w:rFonts w:cs="Calibri"/>
          <w:bCs/>
          <w:sz w:val="20"/>
          <w:szCs w:val="20"/>
        </w:rPr>
        <w:t>:</w:t>
      </w:r>
    </w:p>
    <w:p w14:paraId="0A8928A1" w14:textId="7E704624" w:rsidR="00E06119" w:rsidRPr="001F3834" w:rsidRDefault="00E06119" w:rsidP="006667F9">
      <w:pPr>
        <w:pStyle w:val="Akapitzlist"/>
        <w:numPr>
          <w:ilvl w:val="0"/>
          <w:numId w:val="20"/>
        </w:numPr>
        <w:spacing w:before="0" w:after="0"/>
        <w:jc w:val="both"/>
        <w:rPr>
          <w:rFonts w:cs="Calibri"/>
          <w:bCs/>
          <w:sz w:val="20"/>
          <w:szCs w:val="20"/>
        </w:rPr>
      </w:pPr>
      <w:r w:rsidRPr="001F3834">
        <w:rPr>
          <w:rFonts w:cs="Calibri"/>
          <w:bCs/>
          <w:sz w:val="20"/>
          <w:szCs w:val="20"/>
        </w:rPr>
        <w:t xml:space="preserve">zapoznał się z </w:t>
      </w:r>
      <w:r w:rsidR="00370BC3" w:rsidRPr="001F3834">
        <w:rPr>
          <w:rFonts w:cs="Calibri"/>
          <w:bCs/>
          <w:sz w:val="20"/>
          <w:szCs w:val="20"/>
        </w:rPr>
        <w:t xml:space="preserve">opisem </w:t>
      </w:r>
      <w:r w:rsidR="004A4B97" w:rsidRPr="001F3834">
        <w:rPr>
          <w:rFonts w:cs="Calibri"/>
          <w:bCs/>
          <w:sz w:val="20"/>
          <w:szCs w:val="20"/>
        </w:rPr>
        <w:t>Schowków</w:t>
      </w:r>
      <w:r w:rsidR="00370BC3" w:rsidRPr="001F3834">
        <w:rPr>
          <w:rFonts w:cs="Calibri"/>
          <w:bCs/>
          <w:sz w:val="20"/>
          <w:szCs w:val="20"/>
        </w:rPr>
        <w:t xml:space="preserve"> oraz instrukcją ich </w:t>
      </w:r>
      <w:r w:rsidR="00996861" w:rsidRPr="001F3834">
        <w:rPr>
          <w:rFonts w:cs="Calibri"/>
          <w:bCs/>
          <w:sz w:val="20"/>
          <w:szCs w:val="20"/>
        </w:rPr>
        <w:t>używania</w:t>
      </w:r>
      <w:r w:rsidR="002D2ADB" w:rsidRPr="001F3834">
        <w:rPr>
          <w:rFonts w:cs="Calibri"/>
          <w:bCs/>
          <w:sz w:val="20"/>
          <w:szCs w:val="20"/>
        </w:rPr>
        <w:t>, a w szczególności z listą rzeczy ruchomych, których nie wolno mu przechowywać w Schowku</w:t>
      </w:r>
      <w:r w:rsidR="00370BC3" w:rsidRPr="001F3834">
        <w:rPr>
          <w:rFonts w:cs="Calibri"/>
          <w:bCs/>
          <w:sz w:val="20"/>
          <w:szCs w:val="20"/>
        </w:rPr>
        <w:t>;</w:t>
      </w:r>
    </w:p>
    <w:p w14:paraId="5CA04459" w14:textId="089E4BE8" w:rsidR="00370BC3" w:rsidRPr="001F3834" w:rsidRDefault="001D1FFE" w:rsidP="006667F9">
      <w:pPr>
        <w:pStyle w:val="Akapitzlist"/>
        <w:numPr>
          <w:ilvl w:val="0"/>
          <w:numId w:val="20"/>
        </w:numPr>
        <w:spacing w:before="0" w:after="0"/>
        <w:jc w:val="both"/>
        <w:rPr>
          <w:rFonts w:cs="Calibri"/>
          <w:bCs/>
          <w:sz w:val="20"/>
          <w:szCs w:val="20"/>
        </w:rPr>
      </w:pPr>
      <w:r w:rsidRPr="001F3834">
        <w:rPr>
          <w:rFonts w:cs="Calibri"/>
          <w:bCs/>
          <w:sz w:val="20"/>
          <w:szCs w:val="20"/>
        </w:rPr>
        <w:t xml:space="preserve">w momencie zawierania </w:t>
      </w:r>
      <w:r w:rsidR="004A4B97" w:rsidRPr="001F3834">
        <w:rPr>
          <w:rFonts w:cs="Calibri"/>
          <w:bCs/>
          <w:sz w:val="20"/>
          <w:szCs w:val="20"/>
        </w:rPr>
        <w:t>Umowy Najmu</w:t>
      </w:r>
      <w:r w:rsidRPr="001F3834">
        <w:rPr>
          <w:rFonts w:cs="Calibri"/>
          <w:bCs/>
          <w:sz w:val="20"/>
          <w:szCs w:val="20"/>
        </w:rPr>
        <w:t xml:space="preserve"> </w:t>
      </w:r>
      <w:r w:rsidR="00DF3EC4" w:rsidRPr="001F3834">
        <w:rPr>
          <w:rFonts w:cs="Calibri"/>
          <w:bCs/>
          <w:sz w:val="20"/>
          <w:szCs w:val="20"/>
        </w:rPr>
        <w:t xml:space="preserve">zobowiązuje się </w:t>
      </w:r>
      <w:r w:rsidRPr="001F3834">
        <w:rPr>
          <w:rFonts w:cs="Calibri"/>
          <w:bCs/>
          <w:sz w:val="20"/>
          <w:szCs w:val="20"/>
        </w:rPr>
        <w:t>posiada</w:t>
      </w:r>
      <w:r w:rsidR="00DF3EC4" w:rsidRPr="001F3834">
        <w:rPr>
          <w:rFonts w:cs="Calibri"/>
          <w:bCs/>
          <w:sz w:val="20"/>
          <w:szCs w:val="20"/>
        </w:rPr>
        <w:t>ć</w:t>
      </w:r>
      <w:r w:rsidRPr="001F3834">
        <w:rPr>
          <w:rFonts w:cs="Calibri"/>
          <w:bCs/>
          <w:sz w:val="20"/>
          <w:szCs w:val="20"/>
        </w:rPr>
        <w:t xml:space="preserve"> wystarczające środki pieniężne </w:t>
      </w:r>
      <w:r w:rsidR="00E541F6" w:rsidRPr="001F3834">
        <w:rPr>
          <w:rFonts w:cs="Calibri"/>
          <w:bCs/>
          <w:sz w:val="20"/>
          <w:szCs w:val="20"/>
        </w:rPr>
        <w:t xml:space="preserve">na potrzeby zapłaty </w:t>
      </w:r>
      <w:r w:rsidR="009D1809" w:rsidRPr="001F3834">
        <w:rPr>
          <w:rFonts w:cs="Calibri"/>
          <w:bCs/>
          <w:sz w:val="20"/>
          <w:szCs w:val="20"/>
        </w:rPr>
        <w:t>Operatorowi</w:t>
      </w:r>
      <w:r w:rsidR="00E541F6" w:rsidRPr="001F3834">
        <w:rPr>
          <w:rFonts w:cs="Calibri"/>
          <w:bCs/>
          <w:sz w:val="20"/>
          <w:szCs w:val="20"/>
        </w:rPr>
        <w:t xml:space="preserve"> za korzystanie z</w:t>
      </w:r>
      <w:r w:rsidR="004A4B97" w:rsidRPr="001F3834">
        <w:rPr>
          <w:rFonts w:cs="Calibri"/>
          <w:bCs/>
          <w:sz w:val="20"/>
          <w:szCs w:val="20"/>
        </w:rPr>
        <w:t>e Schowka</w:t>
      </w:r>
      <w:r w:rsidR="00E541F6" w:rsidRPr="001F3834">
        <w:rPr>
          <w:rFonts w:cs="Calibri"/>
          <w:bCs/>
          <w:sz w:val="20"/>
          <w:szCs w:val="20"/>
        </w:rPr>
        <w:t>;</w:t>
      </w:r>
    </w:p>
    <w:p w14:paraId="68B72F77" w14:textId="5615A363" w:rsidR="00E541F6" w:rsidRPr="001F3834" w:rsidRDefault="00E541F6" w:rsidP="006667F9">
      <w:pPr>
        <w:pStyle w:val="Akapitzlist"/>
        <w:numPr>
          <w:ilvl w:val="0"/>
          <w:numId w:val="20"/>
        </w:numPr>
        <w:spacing w:before="0" w:after="0"/>
        <w:jc w:val="both"/>
        <w:rPr>
          <w:rFonts w:cs="Calibri"/>
          <w:bCs/>
          <w:sz w:val="20"/>
          <w:szCs w:val="20"/>
        </w:rPr>
      </w:pPr>
      <w:r w:rsidRPr="001F3834">
        <w:rPr>
          <w:rFonts w:cs="Calibri"/>
          <w:bCs/>
          <w:sz w:val="20"/>
          <w:szCs w:val="20"/>
        </w:rPr>
        <w:t xml:space="preserve">będzie </w:t>
      </w:r>
      <w:r w:rsidR="0087522E" w:rsidRPr="001F3834">
        <w:rPr>
          <w:rFonts w:cs="Calibri"/>
          <w:bCs/>
          <w:sz w:val="20"/>
          <w:szCs w:val="20"/>
        </w:rPr>
        <w:t xml:space="preserve">wykonywał Umowę w sposób lojalny i rzetelny, w szczególności w zakresie zwrotu </w:t>
      </w:r>
      <w:r w:rsidR="00E23C84" w:rsidRPr="001F3834">
        <w:rPr>
          <w:rFonts w:cs="Calibri"/>
          <w:bCs/>
          <w:sz w:val="20"/>
          <w:szCs w:val="20"/>
        </w:rPr>
        <w:t>Schowka</w:t>
      </w:r>
      <w:r w:rsidR="00996861" w:rsidRPr="001F3834">
        <w:rPr>
          <w:rFonts w:cs="Calibri"/>
          <w:bCs/>
          <w:sz w:val="20"/>
          <w:szCs w:val="20"/>
        </w:rPr>
        <w:t xml:space="preserve"> i regulowania należności na rzecz </w:t>
      </w:r>
      <w:r w:rsidR="009D1809" w:rsidRPr="001F3834">
        <w:rPr>
          <w:rFonts w:cs="Calibri"/>
          <w:bCs/>
          <w:sz w:val="20"/>
          <w:szCs w:val="20"/>
        </w:rPr>
        <w:t>Operatora</w:t>
      </w:r>
      <w:r w:rsidR="00996861" w:rsidRPr="001F3834">
        <w:rPr>
          <w:rFonts w:cs="Calibri"/>
          <w:bCs/>
          <w:sz w:val="20"/>
          <w:szCs w:val="20"/>
        </w:rPr>
        <w:t>.</w:t>
      </w:r>
    </w:p>
    <w:p w14:paraId="473AB693" w14:textId="2E1FF57F" w:rsidR="00303E67" w:rsidRPr="001F3834" w:rsidRDefault="00303E67" w:rsidP="00F30784">
      <w:pPr>
        <w:spacing w:line="276" w:lineRule="auto"/>
        <w:jc w:val="center"/>
        <w:rPr>
          <w:rFonts w:asciiTheme="majorHAnsi" w:hAnsiTheme="majorHAnsi" w:cs="Calibri"/>
          <w:b/>
          <w:sz w:val="20"/>
          <w:szCs w:val="20"/>
        </w:rPr>
      </w:pPr>
    </w:p>
    <w:p w14:paraId="1B19D33E" w14:textId="6DF1F6A4" w:rsidR="00E06CB7" w:rsidRPr="001F3834" w:rsidRDefault="00E06CB7"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[ROZDZIAŁ II: PRZEDMIOT I ZAWARCIE UMOWY]</w:t>
      </w:r>
    </w:p>
    <w:p w14:paraId="718682C3" w14:textId="77777777" w:rsidR="00E06CB7" w:rsidRPr="001F3834" w:rsidRDefault="00E06CB7" w:rsidP="00F30784">
      <w:pPr>
        <w:spacing w:line="276" w:lineRule="auto"/>
        <w:jc w:val="center"/>
        <w:rPr>
          <w:rFonts w:asciiTheme="majorHAnsi" w:hAnsiTheme="majorHAnsi" w:cs="Calibri"/>
          <w:b/>
          <w:sz w:val="20"/>
          <w:szCs w:val="20"/>
        </w:rPr>
      </w:pPr>
    </w:p>
    <w:p w14:paraId="19472FEF" w14:textId="77777777" w:rsidR="0087522E" w:rsidRPr="001F3834" w:rsidRDefault="0087522E" w:rsidP="00F30784">
      <w:pPr>
        <w:pStyle w:val="Akapitzlist"/>
        <w:spacing w:before="0" w:after="0"/>
        <w:ind w:left="0"/>
        <w:jc w:val="center"/>
        <w:rPr>
          <w:sz w:val="20"/>
          <w:szCs w:val="20"/>
        </w:rPr>
      </w:pPr>
      <w:r w:rsidRPr="001F3834">
        <w:rPr>
          <w:rFonts w:cstheme="minorHAnsi"/>
          <w:b/>
          <w:color w:val="00000A"/>
          <w:sz w:val="20"/>
          <w:szCs w:val="20"/>
        </w:rPr>
        <w:t xml:space="preserve">§ 4. </w:t>
      </w:r>
    </w:p>
    <w:p w14:paraId="5B06AA8E" w14:textId="77777777" w:rsidR="0087522E" w:rsidRPr="001F3834" w:rsidRDefault="0087522E" w:rsidP="00F30784">
      <w:pPr>
        <w:pStyle w:val="Akapitzlist"/>
        <w:spacing w:before="0" w:after="0"/>
        <w:ind w:left="0"/>
        <w:jc w:val="center"/>
        <w:rPr>
          <w:sz w:val="20"/>
          <w:szCs w:val="20"/>
        </w:rPr>
      </w:pPr>
      <w:r w:rsidRPr="001F3834">
        <w:rPr>
          <w:rFonts w:cstheme="minorHAnsi"/>
          <w:b/>
          <w:sz w:val="20"/>
          <w:szCs w:val="20"/>
        </w:rPr>
        <w:t>Przedmiot Umowy</w:t>
      </w:r>
    </w:p>
    <w:p w14:paraId="6532668F" w14:textId="486C1767" w:rsidR="002B62DB" w:rsidRPr="001F3834" w:rsidRDefault="00137717" w:rsidP="006667F9">
      <w:pPr>
        <w:pStyle w:val="Akapitzlist"/>
        <w:numPr>
          <w:ilvl w:val="0"/>
          <w:numId w:val="9"/>
        </w:numPr>
        <w:spacing w:before="0" w:after="0"/>
        <w:ind w:left="426"/>
        <w:jc w:val="both"/>
        <w:rPr>
          <w:sz w:val="20"/>
          <w:szCs w:val="20"/>
        </w:rPr>
      </w:pPr>
      <w:r w:rsidRPr="001F3834">
        <w:rPr>
          <w:sz w:val="20"/>
          <w:szCs w:val="20"/>
        </w:rPr>
        <w:t xml:space="preserve">Umowa pomiędzy </w:t>
      </w:r>
      <w:r w:rsidR="009D1809" w:rsidRPr="001F3834">
        <w:rPr>
          <w:sz w:val="20"/>
          <w:szCs w:val="20"/>
        </w:rPr>
        <w:t>Operatorem</w:t>
      </w:r>
      <w:r w:rsidR="003311E5" w:rsidRPr="001F3834">
        <w:rPr>
          <w:sz w:val="20"/>
          <w:szCs w:val="20"/>
        </w:rPr>
        <w:t xml:space="preserve"> a Użytkownikiem może obejmować:</w:t>
      </w:r>
    </w:p>
    <w:p w14:paraId="2314EADC" w14:textId="77777777" w:rsidR="007855C8" w:rsidRPr="001F3834" w:rsidRDefault="00943A09" w:rsidP="007855C8">
      <w:pPr>
        <w:pStyle w:val="Akapitzlist"/>
        <w:numPr>
          <w:ilvl w:val="0"/>
          <w:numId w:val="21"/>
        </w:numPr>
        <w:spacing w:before="0" w:after="0"/>
        <w:jc w:val="both"/>
        <w:rPr>
          <w:sz w:val="20"/>
          <w:szCs w:val="20"/>
        </w:rPr>
      </w:pPr>
      <w:r w:rsidRPr="001F3834">
        <w:rPr>
          <w:sz w:val="20"/>
          <w:szCs w:val="20"/>
        </w:rPr>
        <w:t>Umowę Najmu</w:t>
      </w:r>
      <w:r w:rsidR="00E36275" w:rsidRPr="001F3834">
        <w:rPr>
          <w:sz w:val="20"/>
          <w:szCs w:val="20"/>
        </w:rPr>
        <w:t xml:space="preserve"> </w:t>
      </w:r>
      <w:r w:rsidR="00E36275" w:rsidRPr="001F3834">
        <w:rPr>
          <w:rFonts w:eastAsia="Times New Roman" w:cs="Calibri"/>
          <w:sz w:val="20"/>
          <w:szCs w:val="20"/>
          <w:lang w:eastAsia="pl-PL"/>
        </w:rPr>
        <w:t xml:space="preserve">w rozumieniu art. 659 § 1 k.c. — w odniesieniu do udostępniania Użytkownikowi </w:t>
      </w:r>
      <w:r w:rsidRPr="001F3834">
        <w:rPr>
          <w:rFonts w:eastAsia="Times New Roman" w:cs="Calibri"/>
          <w:sz w:val="20"/>
          <w:szCs w:val="20"/>
          <w:lang w:eastAsia="pl-PL"/>
        </w:rPr>
        <w:t>Schowków</w:t>
      </w:r>
      <w:r w:rsidR="00E36275" w:rsidRPr="001F3834">
        <w:rPr>
          <w:rFonts w:eastAsia="Times New Roman" w:cs="Calibri"/>
          <w:sz w:val="20"/>
          <w:szCs w:val="20"/>
          <w:lang w:eastAsia="pl-PL"/>
        </w:rPr>
        <w:t xml:space="preserve"> do korzystania;</w:t>
      </w:r>
    </w:p>
    <w:p w14:paraId="586874F3" w14:textId="0AE58B12" w:rsidR="003311E5" w:rsidRPr="001F3834" w:rsidRDefault="003311E5" w:rsidP="007855C8">
      <w:pPr>
        <w:pStyle w:val="Akapitzlist"/>
        <w:numPr>
          <w:ilvl w:val="0"/>
          <w:numId w:val="21"/>
        </w:numPr>
        <w:spacing w:before="0" w:after="0"/>
        <w:jc w:val="both"/>
        <w:rPr>
          <w:sz w:val="20"/>
          <w:szCs w:val="20"/>
        </w:rPr>
      </w:pPr>
      <w:r w:rsidRPr="001F3834">
        <w:rPr>
          <w:sz w:val="20"/>
          <w:szCs w:val="20"/>
        </w:rPr>
        <w:t xml:space="preserve">umowę o świadczenie </w:t>
      </w:r>
      <w:r w:rsidR="00BA1225" w:rsidRPr="001F3834">
        <w:rPr>
          <w:sz w:val="20"/>
          <w:szCs w:val="20"/>
        </w:rPr>
        <w:t>Usług</w:t>
      </w:r>
      <w:r w:rsidRPr="001F3834">
        <w:rPr>
          <w:sz w:val="20"/>
          <w:szCs w:val="20"/>
        </w:rPr>
        <w:t xml:space="preserve"> </w:t>
      </w:r>
      <w:r w:rsidR="00F9288B" w:rsidRPr="001F3834">
        <w:rPr>
          <w:sz w:val="20"/>
          <w:szCs w:val="20"/>
        </w:rPr>
        <w:t>Elektronicznych</w:t>
      </w:r>
      <w:r w:rsidR="00A33307" w:rsidRPr="001F3834">
        <w:rPr>
          <w:sz w:val="20"/>
          <w:szCs w:val="20"/>
        </w:rPr>
        <w:t xml:space="preserve"> </w:t>
      </w:r>
      <w:r w:rsidR="00E36275" w:rsidRPr="001F3834">
        <w:rPr>
          <w:rFonts w:eastAsia="Times New Roman" w:cs="Calibri"/>
          <w:sz w:val="20"/>
          <w:szCs w:val="20"/>
          <w:lang w:eastAsia="pl-PL"/>
        </w:rPr>
        <w:t xml:space="preserve">— w odniesieniu do świadczenia Usług </w:t>
      </w:r>
      <w:r w:rsidR="00A33307" w:rsidRPr="001F3834">
        <w:rPr>
          <w:rFonts w:eastAsia="Times New Roman" w:cs="Calibri"/>
          <w:sz w:val="20"/>
          <w:szCs w:val="20"/>
          <w:lang w:eastAsia="pl-PL"/>
        </w:rPr>
        <w:t xml:space="preserve">Elektronicznych </w:t>
      </w:r>
      <w:r w:rsidRPr="001F3834">
        <w:rPr>
          <w:sz w:val="20"/>
          <w:szCs w:val="20"/>
        </w:rPr>
        <w:t xml:space="preserve">w ramach </w:t>
      </w:r>
      <w:r w:rsidR="00D70098" w:rsidRPr="001F3834">
        <w:rPr>
          <w:sz w:val="20"/>
          <w:szCs w:val="20"/>
        </w:rPr>
        <w:t>Aplikacji</w:t>
      </w:r>
      <w:r w:rsidR="00E36275" w:rsidRPr="001F3834">
        <w:rPr>
          <w:sz w:val="20"/>
          <w:szCs w:val="20"/>
        </w:rPr>
        <w:t>.</w:t>
      </w:r>
    </w:p>
    <w:p w14:paraId="20F1402F" w14:textId="691231EE" w:rsidR="005211D5" w:rsidRPr="001F3834" w:rsidRDefault="005211D5" w:rsidP="006667F9">
      <w:pPr>
        <w:pStyle w:val="Akapitzlist"/>
        <w:numPr>
          <w:ilvl w:val="0"/>
          <w:numId w:val="9"/>
        </w:numPr>
        <w:spacing w:before="0" w:after="0"/>
        <w:ind w:left="426"/>
        <w:jc w:val="both"/>
        <w:rPr>
          <w:sz w:val="20"/>
          <w:szCs w:val="20"/>
        </w:rPr>
      </w:pPr>
      <w:r w:rsidRPr="001F3834">
        <w:rPr>
          <w:sz w:val="20"/>
          <w:szCs w:val="20"/>
        </w:rPr>
        <w:t xml:space="preserve">Umowa </w:t>
      </w:r>
      <w:r w:rsidR="00A33307" w:rsidRPr="001F3834">
        <w:rPr>
          <w:sz w:val="20"/>
          <w:szCs w:val="20"/>
        </w:rPr>
        <w:t>Najmu</w:t>
      </w:r>
      <w:r w:rsidR="00273957" w:rsidRPr="001F3834">
        <w:rPr>
          <w:sz w:val="20"/>
          <w:szCs w:val="20"/>
        </w:rPr>
        <w:t xml:space="preserve"> wymaga </w:t>
      </w:r>
      <w:r w:rsidR="00A33307" w:rsidRPr="001F3834">
        <w:rPr>
          <w:sz w:val="20"/>
          <w:szCs w:val="20"/>
        </w:rPr>
        <w:t xml:space="preserve">uprzedniego </w:t>
      </w:r>
      <w:r w:rsidR="00273957" w:rsidRPr="001F3834">
        <w:rPr>
          <w:sz w:val="20"/>
          <w:szCs w:val="20"/>
        </w:rPr>
        <w:t xml:space="preserve">zawarcia </w:t>
      </w:r>
      <w:r w:rsidR="00A33307" w:rsidRPr="001F3834">
        <w:rPr>
          <w:sz w:val="20"/>
          <w:szCs w:val="20"/>
        </w:rPr>
        <w:t>Umowy o Usługi Elektroniczne</w:t>
      </w:r>
      <w:r w:rsidR="000C7C3C" w:rsidRPr="001F3834">
        <w:rPr>
          <w:sz w:val="20"/>
          <w:szCs w:val="20"/>
        </w:rPr>
        <w:t xml:space="preserve">, </w:t>
      </w:r>
      <w:r w:rsidR="00BA1225" w:rsidRPr="001F3834">
        <w:rPr>
          <w:sz w:val="20"/>
          <w:szCs w:val="20"/>
        </w:rPr>
        <w:t>ale</w:t>
      </w:r>
      <w:r w:rsidR="000C7C3C" w:rsidRPr="001F3834">
        <w:rPr>
          <w:sz w:val="20"/>
          <w:szCs w:val="20"/>
        </w:rPr>
        <w:t xml:space="preserve"> zawarcie </w:t>
      </w:r>
      <w:r w:rsidR="00A33307" w:rsidRPr="001F3834">
        <w:rPr>
          <w:sz w:val="20"/>
          <w:szCs w:val="20"/>
        </w:rPr>
        <w:t>Umowy o Usługi Elektroniczne</w:t>
      </w:r>
      <w:r w:rsidR="00317A17" w:rsidRPr="001F3834">
        <w:rPr>
          <w:sz w:val="20"/>
          <w:szCs w:val="20"/>
        </w:rPr>
        <w:t xml:space="preserve"> nie wymaga obligatoryjnego zawarcia </w:t>
      </w:r>
      <w:r w:rsidR="00A33307" w:rsidRPr="001F3834">
        <w:rPr>
          <w:sz w:val="20"/>
          <w:szCs w:val="20"/>
        </w:rPr>
        <w:t>Umowy Najmu</w:t>
      </w:r>
      <w:r w:rsidR="00317A17" w:rsidRPr="001F3834">
        <w:rPr>
          <w:sz w:val="20"/>
          <w:szCs w:val="20"/>
        </w:rPr>
        <w:t xml:space="preserve"> — Użytkownik może </w:t>
      </w:r>
      <w:r w:rsidR="008E429B" w:rsidRPr="001F3834">
        <w:rPr>
          <w:sz w:val="20"/>
          <w:szCs w:val="20"/>
        </w:rPr>
        <w:t xml:space="preserve">korzystać z </w:t>
      </w:r>
      <w:r w:rsidR="00D70098" w:rsidRPr="001F3834">
        <w:rPr>
          <w:sz w:val="20"/>
          <w:szCs w:val="20"/>
        </w:rPr>
        <w:t>Aplikacji</w:t>
      </w:r>
      <w:r w:rsidR="008E429B" w:rsidRPr="001F3834">
        <w:rPr>
          <w:sz w:val="20"/>
          <w:szCs w:val="20"/>
        </w:rPr>
        <w:t xml:space="preserve"> bez jednoczesnego </w:t>
      </w:r>
      <w:r w:rsidR="00B711D9" w:rsidRPr="001F3834">
        <w:rPr>
          <w:sz w:val="20"/>
          <w:szCs w:val="20"/>
        </w:rPr>
        <w:t>korzystania z</w:t>
      </w:r>
      <w:r w:rsidR="00A33307" w:rsidRPr="001F3834">
        <w:rPr>
          <w:sz w:val="20"/>
          <w:szCs w:val="20"/>
        </w:rPr>
        <w:t>e</w:t>
      </w:r>
      <w:r w:rsidR="008E429B" w:rsidRPr="001F3834">
        <w:rPr>
          <w:sz w:val="20"/>
          <w:szCs w:val="20"/>
        </w:rPr>
        <w:t xml:space="preserve"> </w:t>
      </w:r>
      <w:r w:rsidR="00A33307" w:rsidRPr="001F3834">
        <w:rPr>
          <w:sz w:val="20"/>
          <w:szCs w:val="20"/>
        </w:rPr>
        <w:t>Schowków</w:t>
      </w:r>
      <w:r w:rsidR="008E429B" w:rsidRPr="001F3834">
        <w:rPr>
          <w:sz w:val="20"/>
          <w:szCs w:val="20"/>
        </w:rPr>
        <w:t>.</w:t>
      </w:r>
    </w:p>
    <w:p w14:paraId="48CE84FA" w14:textId="2C4722D4" w:rsidR="009F521D" w:rsidRPr="001F3834" w:rsidRDefault="009F521D" w:rsidP="006667F9">
      <w:pPr>
        <w:pStyle w:val="Akapitzlist"/>
        <w:numPr>
          <w:ilvl w:val="0"/>
          <w:numId w:val="9"/>
        </w:numPr>
        <w:spacing w:before="0" w:after="0"/>
        <w:ind w:left="426"/>
        <w:jc w:val="both"/>
        <w:rPr>
          <w:sz w:val="20"/>
          <w:szCs w:val="20"/>
        </w:rPr>
      </w:pPr>
      <w:r w:rsidRPr="001F3834">
        <w:rPr>
          <w:sz w:val="20"/>
          <w:szCs w:val="20"/>
        </w:rPr>
        <w:t>Wygaśnięcie Umowy</w:t>
      </w:r>
      <w:r w:rsidR="00D8398F" w:rsidRPr="001F3834">
        <w:rPr>
          <w:sz w:val="20"/>
          <w:szCs w:val="20"/>
        </w:rPr>
        <w:t xml:space="preserve"> Najmu</w:t>
      </w:r>
      <w:r w:rsidRPr="001F3834">
        <w:rPr>
          <w:sz w:val="20"/>
          <w:szCs w:val="20"/>
        </w:rPr>
        <w:t xml:space="preserve"> </w:t>
      </w:r>
      <w:r w:rsidR="00D8398F" w:rsidRPr="001F3834">
        <w:rPr>
          <w:sz w:val="20"/>
          <w:szCs w:val="20"/>
        </w:rPr>
        <w:t xml:space="preserve">obejmującej </w:t>
      </w:r>
      <w:r w:rsidR="00B711D9" w:rsidRPr="001F3834">
        <w:rPr>
          <w:sz w:val="20"/>
          <w:szCs w:val="20"/>
        </w:rPr>
        <w:t>korzystani</w:t>
      </w:r>
      <w:r w:rsidR="00D8398F" w:rsidRPr="001F3834">
        <w:rPr>
          <w:sz w:val="20"/>
          <w:szCs w:val="20"/>
        </w:rPr>
        <w:t>e</w:t>
      </w:r>
      <w:r w:rsidR="00B711D9" w:rsidRPr="001F3834">
        <w:rPr>
          <w:sz w:val="20"/>
          <w:szCs w:val="20"/>
        </w:rPr>
        <w:t xml:space="preserve"> z</w:t>
      </w:r>
      <w:r w:rsidR="00D8398F" w:rsidRPr="001F3834">
        <w:rPr>
          <w:sz w:val="20"/>
          <w:szCs w:val="20"/>
        </w:rPr>
        <w:t>e</w:t>
      </w:r>
      <w:r w:rsidRPr="001F3834">
        <w:rPr>
          <w:sz w:val="20"/>
          <w:szCs w:val="20"/>
        </w:rPr>
        <w:t xml:space="preserve"> </w:t>
      </w:r>
      <w:r w:rsidR="00D8398F" w:rsidRPr="001F3834">
        <w:rPr>
          <w:sz w:val="20"/>
          <w:szCs w:val="20"/>
        </w:rPr>
        <w:t>Schowków</w:t>
      </w:r>
      <w:r w:rsidRPr="001F3834">
        <w:rPr>
          <w:sz w:val="20"/>
          <w:szCs w:val="20"/>
        </w:rPr>
        <w:t xml:space="preserve"> nie powoduje automatycznego wygaśnięcia Umowy </w:t>
      </w:r>
      <w:r w:rsidR="00D8398F" w:rsidRPr="001F3834">
        <w:rPr>
          <w:sz w:val="20"/>
          <w:szCs w:val="20"/>
        </w:rPr>
        <w:t xml:space="preserve">o Usługi Elektroniczne w ramach </w:t>
      </w:r>
      <w:r w:rsidR="00D70098" w:rsidRPr="001F3834">
        <w:rPr>
          <w:sz w:val="20"/>
          <w:szCs w:val="20"/>
        </w:rPr>
        <w:t>Aplikacji</w:t>
      </w:r>
      <w:r w:rsidRPr="001F3834">
        <w:rPr>
          <w:sz w:val="20"/>
          <w:szCs w:val="20"/>
        </w:rPr>
        <w:t>.</w:t>
      </w:r>
    </w:p>
    <w:p w14:paraId="3E548338" w14:textId="279E8850" w:rsidR="008E429B" w:rsidRPr="001F3834" w:rsidRDefault="00AB1518" w:rsidP="006667F9">
      <w:pPr>
        <w:pStyle w:val="Akapitzlist"/>
        <w:numPr>
          <w:ilvl w:val="0"/>
          <w:numId w:val="9"/>
        </w:numPr>
        <w:spacing w:before="0" w:after="0"/>
        <w:ind w:left="426"/>
        <w:jc w:val="both"/>
        <w:rPr>
          <w:sz w:val="20"/>
          <w:szCs w:val="20"/>
        </w:rPr>
      </w:pPr>
      <w:r w:rsidRPr="001F3834">
        <w:rPr>
          <w:sz w:val="20"/>
          <w:szCs w:val="20"/>
        </w:rPr>
        <w:t xml:space="preserve">W ramach </w:t>
      </w:r>
      <w:r w:rsidR="00D8398F" w:rsidRPr="001F3834">
        <w:rPr>
          <w:sz w:val="20"/>
          <w:szCs w:val="20"/>
        </w:rPr>
        <w:t>Umowy Najmu</w:t>
      </w:r>
      <w:r w:rsidRPr="001F3834">
        <w:rPr>
          <w:sz w:val="20"/>
          <w:szCs w:val="20"/>
        </w:rPr>
        <w:t xml:space="preserve"> </w:t>
      </w:r>
      <w:r w:rsidR="009D1809" w:rsidRPr="001F3834">
        <w:rPr>
          <w:sz w:val="20"/>
          <w:szCs w:val="20"/>
        </w:rPr>
        <w:t>Operator</w:t>
      </w:r>
      <w:r w:rsidR="00E064C9" w:rsidRPr="001F3834">
        <w:rPr>
          <w:sz w:val="20"/>
          <w:szCs w:val="20"/>
        </w:rPr>
        <w:t xml:space="preserve"> zobowiązuje się</w:t>
      </w:r>
      <w:r w:rsidR="00862990" w:rsidRPr="001F3834">
        <w:rPr>
          <w:sz w:val="20"/>
          <w:szCs w:val="20"/>
        </w:rPr>
        <w:t xml:space="preserve"> oddać Użytkownikowi do korzystania </w:t>
      </w:r>
      <w:r w:rsidRPr="001F3834">
        <w:rPr>
          <w:sz w:val="20"/>
          <w:szCs w:val="20"/>
        </w:rPr>
        <w:t xml:space="preserve"> </w:t>
      </w:r>
      <w:r w:rsidR="00D8398F" w:rsidRPr="001F3834">
        <w:rPr>
          <w:sz w:val="20"/>
          <w:szCs w:val="20"/>
        </w:rPr>
        <w:t>Schowek</w:t>
      </w:r>
      <w:r w:rsidR="00862990" w:rsidRPr="001F3834">
        <w:rPr>
          <w:sz w:val="20"/>
          <w:szCs w:val="20"/>
        </w:rPr>
        <w:t xml:space="preserve"> na ustalony </w:t>
      </w:r>
      <w:r w:rsidR="00115385" w:rsidRPr="001F3834">
        <w:rPr>
          <w:sz w:val="20"/>
          <w:szCs w:val="20"/>
        </w:rPr>
        <w:t>C</w:t>
      </w:r>
      <w:r w:rsidR="00D8398F" w:rsidRPr="001F3834">
        <w:rPr>
          <w:sz w:val="20"/>
          <w:szCs w:val="20"/>
        </w:rPr>
        <w:t>zas Najmu</w:t>
      </w:r>
      <w:r w:rsidR="00925A89" w:rsidRPr="001F3834">
        <w:rPr>
          <w:sz w:val="20"/>
          <w:szCs w:val="20"/>
        </w:rPr>
        <w:t xml:space="preserve">, a Użytkownik </w:t>
      </w:r>
      <w:r w:rsidR="00BC41C6" w:rsidRPr="001F3834">
        <w:rPr>
          <w:sz w:val="20"/>
          <w:szCs w:val="20"/>
        </w:rPr>
        <w:t xml:space="preserve">zobowiązuje się zapłacić </w:t>
      </w:r>
      <w:r w:rsidR="009D1809" w:rsidRPr="001F3834">
        <w:rPr>
          <w:sz w:val="20"/>
          <w:szCs w:val="20"/>
        </w:rPr>
        <w:t>Operatorowi</w:t>
      </w:r>
      <w:r w:rsidR="00BC41C6" w:rsidRPr="001F3834">
        <w:rPr>
          <w:sz w:val="20"/>
          <w:szCs w:val="20"/>
        </w:rPr>
        <w:t xml:space="preserve"> </w:t>
      </w:r>
      <w:r w:rsidR="00115385" w:rsidRPr="001F3834">
        <w:rPr>
          <w:sz w:val="20"/>
          <w:szCs w:val="20"/>
        </w:rPr>
        <w:t>O</w:t>
      </w:r>
      <w:r w:rsidR="00BC41C6" w:rsidRPr="001F3834">
        <w:rPr>
          <w:sz w:val="20"/>
          <w:szCs w:val="20"/>
        </w:rPr>
        <w:t xml:space="preserve">płatę </w:t>
      </w:r>
      <w:r w:rsidR="00115385" w:rsidRPr="001F3834">
        <w:rPr>
          <w:sz w:val="20"/>
          <w:szCs w:val="20"/>
        </w:rPr>
        <w:t>C</w:t>
      </w:r>
      <w:r w:rsidR="00D8398F" w:rsidRPr="001F3834">
        <w:rPr>
          <w:sz w:val="20"/>
          <w:szCs w:val="20"/>
        </w:rPr>
        <w:t>zynszową</w:t>
      </w:r>
      <w:r w:rsidR="00BC41C6" w:rsidRPr="001F3834">
        <w:rPr>
          <w:sz w:val="20"/>
          <w:szCs w:val="20"/>
        </w:rPr>
        <w:t>.</w:t>
      </w:r>
    </w:p>
    <w:p w14:paraId="6395DC37" w14:textId="343802C8" w:rsidR="0087522E" w:rsidRPr="001F3834" w:rsidRDefault="0087522E" w:rsidP="006667F9">
      <w:pPr>
        <w:pStyle w:val="Akapitzlist"/>
        <w:numPr>
          <w:ilvl w:val="0"/>
          <w:numId w:val="9"/>
        </w:numPr>
        <w:spacing w:before="0" w:after="0"/>
        <w:ind w:left="426"/>
        <w:jc w:val="both"/>
        <w:rPr>
          <w:sz w:val="20"/>
          <w:szCs w:val="20"/>
        </w:rPr>
      </w:pPr>
      <w:r w:rsidRPr="001F3834">
        <w:rPr>
          <w:rFonts w:cs="Calibri"/>
          <w:color w:val="00000A"/>
          <w:sz w:val="20"/>
          <w:szCs w:val="20"/>
        </w:rPr>
        <w:t xml:space="preserve">W ramach </w:t>
      </w:r>
      <w:r w:rsidR="00D8398F" w:rsidRPr="001F3834">
        <w:rPr>
          <w:rFonts w:cs="Calibri"/>
          <w:color w:val="00000A"/>
          <w:sz w:val="20"/>
          <w:szCs w:val="20"/>
        </w:rPr>
        <w:t>Umowy o Usługi Elektroniczne</w:t>
      </w:r>
      <w:r w:rsidR="005D03E9" w:rsidRPr="001F3834">
        <w:rPr>
          <w:rFonts w:cs="Calibri"/>
          <w:color w:val="00000A"/>
          <w:sz w:val="20"/>
          <w:szCs w:val="20"/>
        </w:rPr>
        <w:t xml:space="preserve"> </w:t>
      </w:r>
      <w:r w:rsidR="009D1809" w:rsidRPr="001F3834">
        <w:rPr>
          <w:rFonts w:cs="Calibri"/>
          <w:color w:val="00000A"/>
          <w:sz w:val="20"/>
          <w:szCs w:val="20"/>
        </w:rPr>
        <w:t>Operator</w:t>
      </w:r>
      <w:r w:rsidRPr="001F3834">
        <w:rPr>
          <w:rFonts w:cs="Calibri"/>
          <w:color w:val="00000A"/>
          <w:sz w:val="20"/>
          <w:szCs w:val="20"/>
        </w:rPr>
        <w:t xml:space="preserve"> zobowiązuje się do świadczenia ustalonych Usług </w:t>
      </w:r>
      <w:r w:rsidR="00D8398F" w:rsidRPr="001F3834">
        <w:rPr>
          <w:rFonts w:cs="Calibri"/>
          <w:color w:val="00000A"/>
          <w:sz w:val="20"/>
          <w:szCs w:val="20"/>
        </w:rPr>
        <w:t xml:space="preserve">Elektronicznych </w:t>
      </w:r>
      <w:r w:rsidRPr="001F3834">
        <w:rPr>
          <w:rFonts w:cs="Calibri"/>
          <w:color w:val="00000A"/>
          <w:sz w:val="20"/>
          <w:szCs w:val="20"/>
        </w:rPr>
        <w:t>na rzecz Użytkownik</w:t>
      </w:r>
      <w:r w:rsidR="005D03E9" w:rsidRPr="001F3834">
        <w:rPr>
          <w:rFonts w:cs="Calibri"/>
          <w:color w:val="00000A"/>
          <w:sz w:val="20"/>
          <w:szCs w:val="20"/>
        </w:rPr>
        <w:t>a</w:t>
      </w:r>
      <w:r w:rsidRPr="001F3834">
        <w:rPr>
          <w:rFonts w:cs="Calibri"/>
          <w:color w:val="00000A"/>
          <w:sz w:val="20"/>
          <w:szCs w:val="20"/>
        </w:rPr>
        <w:t xml:space="preserve">, a Użytkownik zobowiązuje się do korzystania z </w:t>
      </w:r>
      <w:r w:rsidR="005D03E9" w:rsidRPr="001F3834">
        <w:rPr>
          <w:rFonts w:cs="Calibri"/>
          <w:color w:val="00000A"/>
          <w:sz w:val="20"/>
          <w:szCs w:val="20"/>
        </w:rPr>
        <w:t>Usług</w:t>
      </w:r>
      <w:r w:rsidRPr="001F3834">
        <w:rPr>
          <w:rFonts w:cs="Calibri"/>
          <w:color w:val="00000A"/>
          <w:sz w:val="20"/>
          <w:szCs w:val="20"/>
        </w:rPr>
        <w:t xml:space="preserve"> </w:t>
      </w:r>
      <w:r w:rsidR="00D8398F" w:rsidRPr="001F3834">
        <w:rPr>
          <w:rFonts w:cs="Calibri"/>
          <w:color w:val="00000A"/>
          <w:sz w:val="20"/>
          <w:szCs w:val="20"/>
        </w:rPr>
        <w:t xml:space="preserve">Elektronicznych </w:t>
      </w:r>
      <w:r w:rsidRPr="001F3834">
        <w:rPr>
          <w:rFonts w:cs="Calibri"/>
          <w:color w:val="00000A"/>
          <w:sz w:val="20"/>
          <w:szCs w:val="20"/>
        </w:rPr>
        <w:t>zgodnie z przeznaczeniem i na zasadach przewidzianych w Regulaminie</w:t>
      </w:r>
      <w:r w:rsidR="005D03E9" w:rsidRPr="001F3834">
        <w:rPr>
          <w:rFonts w:cs="Calibri"/>
          <w:color w:val="00000A"/>
          <w:sz w:val="20"/>
          <w:szCs w:val="20"/>
        </w:rPr>
        <w:t xml:space="preserve">, a także </w:t>
      </w:r>
      <w:r w:rsidR="00D8398F" w:rsidRPr="001F3834">
        <w:rPr>
          <w:rFonts w:cs="Calibri"/>
          <w:color w:val="00000A"/>
          <w:sz w:val="20"/>
          <w:szCs w:val="20"/>
        </w:rPr>
        <w:t>(</w:t>
      </w:r>
      <w:r w:rsidR="005D03E9" w:rsidRPr="001F3834">
        <w:rPr>
          <w:rFonts w:cs="Calibri"/>
          <w:color w:val="00000A"/>
          <w:sz w:val="20"/>
          <w:szCs w:val="20"/>
        </w:rPr>
        <w:t>w przypadku Usług</w:t>
      </w:r>
      <w:r w:rsidR="00D8398F" w:rsidRPr="001F3834">
        <w:rPr>
          <w:rFonts w:cs="Calibri"/>
          <w:color w:val="00000A"/>
          <w:sz w:val="20"/>
          <w:szCs w:val="20"/>
        </w:rPr>
        <w:t xml:space="preserve"> Elektronicznych o charakterze</w:t>
      </w:r>
      <w:r w:rsidR="005D03E9" w:rsidRPr="001F3834">
        <w:rPr>
          <w:rFonts w:cs="Calibri"/>
          <w:color w:val="00000A"/>
          <w:sz w:val="20"/>
          <w:szCs w:val="20"/>
        </w:rPr>
        <w:t xml:space="preserve"> odpłatny</w:t>
      </w:r>
      <w:r w:rsidR="00D8398F" w:rsidRPr="001F3834">
        <w:rPr>
          <w:rFonts w:cs="Calibri"/>
          <w:color w:val="00000A"/>
          <w:sz w:val="20"/>
          <w:szCs w:val="20"/>
        </w:rPr>
        <w:t>m)</w:t>
      </w:r>
      <w:r w:rsidR="005D03E9" w:rsidRPr="001F3834">
        <w:rPr>
          <w:rFonts w:cs="Calibri"/>
          <w:color w:val="00000A"/>
          <w:sz w:val="20"/>
          <w:szCs w:val="20"/>
        </w:rPr>
        <w:t xml:space="preserve"> do uiszczenia określonej </w:t>
      </w:r>
      <w:r w:rsidR="000F17AB" w:rsidRPr="001F3834">
        <w:rPr>
          <w:rFonts w:cs="Calibri"/>
          <w:color w:val="00000A"/>
          <w:sz w:val="20"/>
          <w:szCs w:val="20"/>
        </w:rPr>
        <w:t>O</w:t>
      </w:r>
      <w:r w:rsidR="005D03E9" w:rsidRPr="001F3834">
        <w:rPr>
          <w:rFonts w:cs="Calibri"/>
          <w:color w:val="00000A"/>
          <w:sz w:val="20"/>
          <w:szCs w:val="20"/>
        </w:rPr>
        <w:t>płaty za Usług</w:t>
      </w:r>
      <w:r w:rsidR="000F17AB" w:rsidRPr="001F3834">
        <w:rPr>
          <w:rFonts w:cs="Calibri"/>
          <w:color w:val="00000A"/>
          <w:sz w:val="20"/>
          <w:szCs w:val="20"/>
        </w:rPr>
        <w:t>i</w:t>
      </w:r>
      <w:r w:rsidR="008D5770" w:rsidRPr="001F3834">
        <w:rPr>
          <w:rFonts w:cs="Calibri"/>
          <w:color w:val="00000A"/>
          <w:sz w:val="20"/>
          <w:szCs w:val="20"/>
        </w:rPr>
        <w:t xml:space="preserve"> Elektroniczn</w:t>
      </w:r>
      <w:r w:rsidR="000F17AB" w:rsidRPr="001F3834">
        <w:rPr>
          <w:rFonts w:cs="Calibri"/>
          <w:color w:val="00000A"/>
          <w:sz w:val="20"/>
          <w:szCs w:val="20"/>
        </w:rPr>
        <w:t>e</w:t>
      </w:r>
      <w:r w:rsidR="001C1280" w:rsidRPr="001F3834">
        <w:rPr>
          <w:rFonts w:cs="Calibri"/>
          <w:color w:val="00000A"/>
          <w:sz w:val="20"/>
          <w:szCs w:val="20"/>
        </w:rPr>
        <w:t>.</w:t>
      </w:r>
    </w:p>
    <w:p w14:paraId="6407C616" w14:textId="77777777" w:rsidR="0087522E" w:rsidRPr="001F3834" w:rsidRDefault="0087522E" w:rsidP="00F30784">
      <w:pPr>
        <w:spacing w:line="276" w:lineRule="auto"/>
        <w:jc w:val="center"/>
        <w:rPr>
          <w:rFonts w:asciiTheme="majorHAnsi" w:hAnsiTheme="majorHAnsi" w:cs="Calibri"/>
          <w:b/>
          <w:sz w:val="20"/>
          <w:szCs w:val="20"/>
        </w:rPr>
      </w:pPr>
    </w:p>
    <w:p w14:paraId="0CA54CDF" w14:textId="5679C6B7" w:rsidR="00AC503A" w:rsidRPr="001F3834" w:rsidRDefault="00904A8A" w:rsidP="001F3834">
      <w:pPr>
        <w:tabs>
          <w:tab w:val="center" w:pos="5167"/>
          <w:tab w:val="left" w:pos="9390"/>
        </w:tabs>
        <w:spacing w:line="276" w:lineRule="auto"/>
        <w:jc w:val="center"/>
        <w:rPr>
          <w:sz w:val="20"/>
          <w:szCs w:val="20"/>
        </w:rPr>
      </w:pPr>
      <w:r w:rsidRPr="001F3834">
        <w:rPr>
          <w:rFonts w:asciiTheme="majorHAnsi" w:hAnsiTheme="majorHAnsi" w:cs="Calibri"/>
          <w:b/>
          <w:sz w:val="20"/>
          <w:szCs w:val="20"/>
        </w:rPr>
        <w:t xml:space="preserve">§ </w:t>
      </w:r>
      <w:r w:rsidR="004C3DE7" w:rsidRPr="001F3834">
        <w:rPr>
          <w:rFonts w:asciiTheme="majorHAnsi" w:hAnsiTheme="majorHAnsi" w:cs="Calibri"/>
          <w:b/>
          <w:sz w:val="20"/>
          <w:szCs w:val="20"/>
        </w:rPr>
        <w:t>5</w:t>
      </w:r>
      <w:r w:rsidRPr="001F3834">
        <w:rPr>
          <w:rFonts w:asciiTheme="majorHAnsi" w:hAnsiTheme="majorHAnsi" w:cs="Calibri"/>
          <w:b/>
          <w:sz w:val="20"/>
          <w:szCs w:val="20"/>
        </w:rPr>
        <w:t>.</w:t>
      </w:r>
    </w:p>
    <w:p w14:paraId="0CA54CE0" w14:textId="77777777" w:rsidR="00AC503A" w:rsidRPr="001F3834" w:rsidRDefault="00904A8A" w:rsidP="00F30784">
      <w:pPr>
        <w:spacing w:line="276" w:lineRule="auto"/>
        <w:jc w:val="center"/>
        <w:rPr>
          <w:sz w:val="20"/>
          <w:szCs w:val="20"/>
        </w:rPr>
      </w:pPr>
      <w:r w:rsidRPr="001F3834">
        <w:rPr>
          <w:rFonts w:asciiTheme="majorHAnsi" w:hAnsiTheme="majorHAnsi" w:cs="Calibri"/>
          <w:b/>
          <w:sz w:val="20"/>
          <w:szCs w:val="20"/>
        </w:rPr>
        <w:t>Zawarcie Umowy — postanowienia ogólne</w:t>
      </w:r>
    </w:p>
    <w:p w14:paraId="0CA54CE1" w14:textId="63CF7F88" w:rsidR="00AC503A" w:rsidRPr="001F3834" w:rsidRDefault="00904A8A" w:rsidP="006667F9">
      <w:pPr>
        <w:pStyle w:val="Akapitzlist"/>
        <w:numPr>
          <w:ilvl w:val="0"/>
          <w:numId w:val="3"/>
        </w:numPr>
        <w:spacing w:before="0" w:after="0"/>
        <w:ind w:left="426"/>
        <w:jc w:val="both"/>
        <w:rPr>
          <w:sz w:val="20"/>
          <w:szCs w:val="20"/>
        </w:rPr>
      </w:pPr>
      <w:r w:rsidRPr="001F3834">
        <w:rPr>
          <w:rFonts w:cs="Calibri"/>
          <w:sz w:val="20"/>
          <w:szCs w:val="20"/>
        </w:rPr>
        <w:t xml:space="preserve">Przed skorzystaniem z </w:t>
      </w:r>
      <w:r w:rsidR="00D70098" w:rsidRPr="001F3834">
        <w:rPr>
          <w:rFonts w:cs="Calibri"/>
          <w:sz w:val="20"/>
          <w:szCs w:val="20"/>
        </w:rPr>
        <w:t>Aplikacji</w:t>
      </w:r>
      <w:r w:rsidRPr="001F3834">
        <w:rPr>
          <w:rFonts w:cs="Calibri"/>
          <w:sz w:val="20"/>
          <w:szCs w:val="20"/>
        </w:rPr>
        <w:t xml:space="preserve"> </w:t>
      </w:r>
      <w:r w:rsidR="000B7BAC" w:rsidRPr="001F3834">
        <w:rPr>
          <w:rFonts w:cs="Calibri"/>
          <w:sz w:val="20"/>
          <w:szCs w:val="20"/>
        </w:rPr>
        <w:t>Użytkownik</w:t>
      </w:r>
      <w:r w:rsidRPr="001F3834">
        <w:rPr>
          <w:rFonts w:cs="Calibri"/>
          <w:sz w:val="20"/>
          <w:szCs w:val="20"/>
        </w:rPr>
        <w:t xml:space="preserve"> jest zobowiązany zapoznać się z informacjami </w:t>
      </w:r>
      <w:r w:rsidR="009D1809" w:rsidRPr="001F3834">
        <w:rPr>
          <w:rFonts w:cs="Calibri"/>
          <w:sz w:val="20"/>
          <w:szCs w:val="20"/>
        </w:rPr>
        <w:t>Operatora</w:t>
      </w:r>
      <w:r w:rsidRPr="001F3834">
        <w:rPr>
          <w:rFonts w:cs="Calibri"/>
          <w:sz w:val="20"/>
          <w:szCs w:val="20"/>
        </w:rPr>
        <w:t xml:space="preserve"> na temat </w:t>
      </w:r>
      <w:r w:rsidR="009253B8" w:rsidRPr="001F3834">
        <w:rPr>
          <w:rFonts w:cs="Calibri"/>
          <w:sz w:val="20"/>
          <w:szCs w:val="20"/>
        </w:rPr>
        <w:t xml:space="preserve">zasad korzystania z </w:t>
      </w:r>
      <w:r w:rsidR="001840D1" w:rsidRPr="001F3834">
        <w:rPr>
          <w:rFonts w:cs="Calibri"/>
          <w:sz w:val="20"/>
          <w:szCs w:val="20"/>
        </w:rPr>
        <w:t>Usług Elektronicznych oraz Schowków</w:t>
      </w:r>
      <w:r w:rsidRPr="001F3834">
        <w:rPr>
          <w:rFonts w:cs="Calibri"/>
          <w:sz w:val="20"/>
          <w:szCs w:val="20"/>
        </w:rPr>
        <w:t xml:space="preserve">, w tym udostępnionym cennikiem, postanowieniami Regulaminu, wymaganiami technicznymi i </w:t>
      </w:r>
      <w:r w:rsidR="00741474" w:rsidRPr="001F3834">
        <w:rPr>
          <w:rFonts w:cs="Calibri"/>
          <w:sz w:val="20"/>
          <w:szCs w:val="20"/>
        </w:rPr>
        <w:t>innymi warunkami</w:t>
      </w:r>
      <w:r w:rsidRPr="001F3834">
        <w:rPr>
          <w:rFonts w:cs="Calibri"/>
          <w:sz w:val="20"/>
          <w:szCs w:val="20"/>
        </w:rPr>
        <w:t xml:space="preserve">. Zawierając Umowę, </w:t>
      </w:r>
      <w:r w:rsidR="009D1809" w:rsidRPr="001F3834">
        <w:rPr>
          <w:rFonts w:cs="Calibri"/>
          <w:sz w:val="20"/>
          <w:szCs w:val="20"/>
        </w:rPr>
        <w:t>Operator</w:t>
      </w:r>
      <w:r w:rsidR="001C4008" w:rsidRPr="001F3834">
        <w:rPr>
          <w:rFonts w:cs="Calibri"/>
          <w:sz w:val="20"/>
          <w:szCs w:val="20"/>
        </w:rPr>
        <w:t xml:space="preserve"> ma prawo przyjąć</w:t>
      </w:r>
      <w:r w:rsidRPr="001F3834">
        <w:rPr>
          <w:rFonts w:cs="Calibri"/>
          <w:sz w:val="20"/>
          <w:szCs w:val="20"/>
        </w:rPr>
        <w:t>, że</w:t>
      </w:r>
      <w:r w:rsidR="001C4008" w:rsidRPr="001F3834">
        <w:rPr>
          <w:rFonts w:cs="Calibri"/>
          <w:sz w:val="20"/>
          <w:szCs w:val="20"/>
        </w:rPr>
        <w:t xml:space="preserve"> </w:t>
      </w:r>
      <w:r w:rsidR="000B7BAC" w:rsidRPr="001F3834">
        <w:rPr>
          <w:rFonts w:cs="Calibri"/>
          <w:sz w:val="20"/>
          <w:szCs w:val="20"/>
        </w:rPr>
        <w:t>Użytkownik</w:t>
      </w:r>
      <w:r w:rsidRPr="001F3834">
        <w:rPr>
          <w:rFonts w:cs="Calibri"/>
          <w:sz w:val="20"/>
          <w:szCs w:val="20"/>
        </w:rPr>
        <w:t xml:space="preserve"> dopełnił powyższych wymagań.</w:t>
      </w:r>
      <w:r w:rsidR="00581A3B" w:rsidRPr="001F3834">
        <w:rPr>
          <w:rFonts w:cs="Calibri"/>
          <w:sz w:val="20"/>
          <w:szCs w:val="20"/>
        </w:rPr>
        <w:t xml:space="preserve"> </w:t>
      </w:r>
      <w:r w:rsidRPr="001F3834">
        <w:rPr>
          <w:rFonts w:cs="Calibri"/>
          <w:sz w:val="20"/>
          <w:szCs w:val="20"/>
        </w:rPr>
        <w:t xml:space="preserve"> </w:t>
      </w:r>
    </w:p>
    <w:p w14:paraId="0CA54CE2" w14:textId="34CC0B37" w:rsidR="00AC503A" w:rsidRPr="001F3834" w:rsidRDefault="00904A8A" w:rsidP="006667F9">
      <w:pPr>
        <w:pStyle w:val="Akapitzlist"/>
        <w:numPr>
          <w:ilvl w:val="0"/>
          <w:numId w:val="3"/>
        </w:numPr>
        <w:spacing w:before="0" w:after="0"/>
        <w:ind w:left="426"/>
        <w:jc w:val="both"/>
        <w:rPr>
          <w:sz w:val="20"/>
          <w:szCs w:val="20"/>
        </w:rPr>
      </w:pPr>
      <w:r w:rsidRPr="001F3834">
        <w:rPr>
          <w:rFonts w:cs="Calibri"/>
          <w:sz w:val="20"/>
          <w:szCs w:val="20"/>
        </w:rPr>
        <w:t xml:space="preserve">Każdy </w:t>
      </w:r>
      <w:r w:rsidR="000B7BAC" w:rsidRPr="001F3834">
        <w:rPr>
          <w:rFonts w:cs="Calibri"/>
          <w:sz w:val="20"/>
          <w:szCs w:val="20"/>
        </w:rPr>
        <w:t>Użytkownik</w:t>
      </w:r>
      <w:r w:rsidRPr="001F3834">
        <w:rPr>
          <w:rFonts w:cs="Calibri"/>
          <w:sz w:val="20"/>
          <w:szCs w:val="20"/>
        </w:rPr>
        <w:t xml:space="preserve"> </w:t>
      </w:r>
      <w:r w:rsidRPr="001F3834">
        <w:rPr>
          <w:rFonts w:cs="Calibri"/>
          <w:color w:val="00000A"/>
          <w:sz w:val="20"/>
          <w:szCs w:val="20"/>
        </w:rPr>
        <w:t xml:space="preserve">przed zawarciem Umowy ma zapewnioną nieodpłatną możliwość zapoznania się z treścią Regulaminu </w:t>
      </w:r>
      <w:r w:rsidRPr="001F3834">
        <w:rPr>
          <w:rStyle w:val="apple-converted-space"/>
          <w:rFonts w:cs="Calibri"/>
          <w:color w:val="00000A"/>
          <w:sz w:val="20"/>
          <w:szCs w:val="20"/>
          <w:shd w:val="clear" w:color="auto" w:fill="FFFFFF"/>
        </w:rPr>
        <w:t xml:space="preserve">w </w:t>
      </w:r>
      <w:r w:rsidRPr="001F3834">
        <w:rPr>
          <w:rFonts w:cs="Calibri"/>
          <w:color w:val="00000A"/>
          <w:sz w:val="20"/>
          <w:szCs w:val="20"/>
          <w:shd w:val="clear" w:color="auto" w:fill="FFFFFF"/>
        </w:rPr>
        <w:t xml:space="preserve">sposób, który umożliwia pozyskanie, odtwarzanie i utrwalanie jego treści za pomocą systemu teleinformatycznego, którym posługuje się </w:t>
      </w:r>
      <w:r w:rsidR="000B7BAC" w:rsidRPr="001F3834">
        <w:rPr>
          <w:rFonts w:cs="Calibri"/>
          <w:color w:val="00000A"/>
          <w:sz w:val="20"/>
          <w:szCs w:val="20"/>
          <w:shd w:val="clear" w:color="auto" w:fill="FFFFFF"/>
        </w:rPr>
        <w:t>Użytkownik</w:t>
      </w:r>
      <w:r w:rsidR="00C36624" w:rsidRPr="001F3834">
        <w:rPr>
          <w:rFonts w:cs="Calibri"/>
          <w:color w:val="00000A"/>
          <w:sz w:val="20"/>
          <w:szCs w:val="20"/>
          <w:shd w:val="clear" w:color="auto" w:fill="FFFFFF"/>
        </w:rPr>
        <w:t>, lub przy użyciu innych środków</w:t>
      </w:r>
      <w:r w:rsidRPr="001F3834">
        <w:rPr>
          <w:rFonts w:cs="Calibri"/>
          <w:color w:val="00000A"/>
          <w:sz w:val="20"/>
          <w:szCs w:val="20"/>
          <w:shd w:val="clear" w:color="auto" w:fill="FFFFFF"/>
        </w:rPr>
        <w:t xml:space="preserve">. </w:t>
      </w:r>
    </w:p>
    <w:p w14:paraId="0CA54CE3" w14:textId="64AB217D" w:rsidR="00AC503A" w:rsidRPr="001F3834" w:rsidRDefault="000B7BAC" w:rsidP="006667F9">
      <w:pPr>
        <w:pStyle w:val="Akapitzlist"/>
        <w:numPr>
          <w:ilvl w:val="0"/>
          <w:numId w:val="3"/>
        </w:numPr>
        <w:spacing w:before="0" w:after="0"/>
        <w:ind w:left="426"/>
        <w:jc w:val="both"/>
        <w:rPr>
          <w:sz w:val="20"/>
          <w:szCs w:val="20"/>
        </w:rPr>
      </w:pPr>
      <w:r w:rsidRPr="001F3834">
        <w:rPr>
          <w:rFonts w:cs="Calibri"/>
          <w:color w:val="00000A"/>
          <w:sz w:val="20"/>
          <w:szCs w:val="20"/>
          <w:shd w:val="clear" w:color="auto" w:fill="FFFFFF"/>
        </w:rPr>
        <w:t>Użytkownik</w:t>
      </w:r>
      <w:r w:rsidR="00904A8A" w:rsidRPr="001F3834">
        <w:rPr>
          <w:rFonts w:cs="Calibri"/>
          <w:color w:val="00000A"/>
          <w:sz w:val="20"/>
          <w:szCs w:val="20"/>
          <w:shd w:val="clear" w:color="auto" w:fill="FFFFFF"/>
        </w:rPr>
        <w:t xml:space="preserve"> jest związany postanowieniami Regulaminu, jeżeli został mu udostępniony w sposób opisany w ust. 2. </w:t>
      </w:r>
    </w:p>
    <w:p w14:paraId="1A81A32D" w14:textId="3E42F1C1" w:rsidR="00AA0341" w:rsidRPr="001F3834" w:rsidRDefault="00904A8A" w:rsidP="006667F9">
      <w:pPr>
        <w:pStyle w:val="Akapitzlist"/>
        <w:numPr>
          <w:ilvl w:val="0"/>
          <w:numId w:val="3"/>
        </w:numPr>
        <w:spacing w:before="0" w:after="0"/>
        <w:ind w:left="426"/>
        <w:jc w:val="both"/>
        <w:rPr>
          <w:sz w:val="20"/>
          <w:szCs w:val="20"/>
        </w:rPr>
      </w:pPr>
      <w:r w:rsidRPr="001F3834">
        <w:rPr>
          <w:rFonts w:cs="Calibri"/>
          <w:color w:val="00000A"/>
          <w:sz w:val="20"/>
          <w:szCs w:val="20"/>
        </w:rPr>
        <w:t xml:space="preserve">Jakiekolwiek informacje dotyczące </w:t>
      </w:r>
      <w:r w:rsidR="00747A3E" w:rsidRPr="001F3834">
        <w:rPr>
          <w:rFonts w:cs="Calibri"/>
          <w:color w:val="00000A"/>
          <w:sz w:val="20"/>
          <w:szCs w:val="20"/>
        </w:rPr>
        <w:t xml:space="preserve">korzystania z </w:t>
      </w:r>
      <w:r w:rsidR="00E727D2" w:rsidRPr="001F3834">
        <w:rPr>
          <w:rFonts w:cs="Calibri"/>
          <w:color w:val="00000A"/>
          <w:sz w:val="20"/>
          <w:szCs w:val="20"/>
        </w:rPr>
        <w:t>Usług Elektronicznych lub Schowków</w:t>
      </w:r>
      <w:r w:rsidRPr="001F3834">
        <w:rPr>
          <w:rFonts w:cs="Calibri"/>
          <w:color w:val="00000A"/>
          <w:sz w:val="20"/>
          <w:szCs w:val="20"/>
        </w:rPr>
        <w:t xml:space="preserve">, które są zawarte na stronach internetowych </w:t>
      </w:r>
      <w:r w:rsidR="009D1809" w:rsidRPr="001F3834">
        <w:rPr>
          <w:rFonts w:cs="Calibri"/>
          <w:color w:val="00000A"/>
          <w:sz w:val="20"/>
          <w:szCs w:val="20"/>
        </w:rPr>
        <w:t>Operatora</w:t>
      </w:r>
      <w:r w:rsidRPr="001F3834">
        <w:rPr>
          <w:rFonts w:cs="Calibri"/>
          <w:color w:val="00000A"/>
          <w:sz w:val="20"/>
          <w:szCs w:val="20"/>
        </w:rPr>
        <w:t xml:space="preserve"> lub rozpowszechniane za pośrednictwem innych kanałów komunikacyjnych (np. portali społecznościowych), nie stanowią oferty w rozumieniu właściwych przepisów Kodeksu cywilnego, lecz ewentualnie zaproszenie do zawarcia Umowy.</w:t>
      </w:r>
    </w:p>
    <w:p w14:paraId="18CFD4D2" w14:textId="60A1D848" w:rsidR="002F75C0" w:rsidRPr="001F3834" w:rsidRDefault="002F75C0" w:rsidP="006667F9">
      <w:pPr>
        <w:pStyle w:val="Akapitzlist"/>
        <w:numPr>
          <w:ilvl w:val="0"/>
          <w:numId w:val="3"/>
        </w:numPr>
        <w:spacing w:before="0" w:after="0"/>
        <w:ind w:left="426"/>
        <w:jc w:val="both"/>
        <w:rPr>
          <w:sz w:val="20"/>
          <w:szCs w:val="20"/>
        </w:rPr>
      </w:pPr>
      <w:r w:rsidRPr="001F3834">
        <w:rPr>
          <w:rFonts w:cs="Calibri"/>
          <w:sz w:val="20"/>
          <w:szCs w:val="20"/>
        </w:rPr>
        <w:t xml:space="preserve">Na potrzeby </w:t>
      </w:r>
      <w:r w:rsidR="00934448" w:rsidRPr="001F3834">
        <w:rPr>
          <w:rFonts w:cs="Calibri"/>
          <w:sz w:val="20"/>
          <w:szCs w:val="20"/>
        </w:rPr>
        <w:t xml:space="preserve">korzystania z </w:t>
      </w:r>
      <w:r w:rsidR="00D70098" w:rsidRPr="001F3834">
        <w:rPr>
          <w:rFonts w:cs="Calibri"/>
          <w:sz w:val="20"/>
          <w:szCs w:val="20"/>
        </w:rPr>
        <w:t>Aplikacji</w:t>
      </w:r>
      <w:r w:rsidR="00AA0341" w:rsidRPr="001F3834">
        <w:rPr>
          <w:rFonts w:cs="Calibri"/>
          <w:sz w:val="20"/>
          <w:szCs w:val="20"/>
        </w:rPr>
        <w:t xml:space="preserve"> </w:t>
      </w:r>
      <w:r w:rsidRPr="001F3834">
        <w:rPr>
          <w:rFonts w:cs="Calibri"/>
          <w:sz w:val="20"/>
          <w:szCs w:val="20"/>
        </w:rPr>
        <w:t>konieczne jest:</w:t>
      </w:r>
    </w:p>
    <w:p w14:paraId="78242BF1" w14:textId="7EAB3FFC" w:rsidR="002F75C0" w:rsidRPr="001F3834" w:rsidRDefault="002F75C0" w:rsidP="006667F9">
      <w:pPr>
        <w:pStyle w:val="Akapitzlist"/>
        <w:numPr>
          <w:ilvl w:val="0"/>
          <w:numId w:val="16"/>
        </w:numPr>
        <w:spacing w:before="0" w:after="0"/>
        <w:jc w:val="both"/>
        <w:rPr>
          <w:sz w:val="20"/>
          <w:szCs w:val="20"/>
        </w:rPr>
      </w:pPr>
      <w:r w:rsidRPr="001F3834">
        <w:rPr>
          <w:rFonts w:cs="Calibri"/>
          <w:sz w:val="20"/>
          <w:szCs w:val="20"/>
        </w:rPr>
        <w:t>zaakceptowanie Regulaminu przez Użytkownika;</w:t>
      </w:r>
    </w:p>
    <w:p w14:paraId="48FE6EE7" w14:textId="0350AE35" w:rsidR="008E7AF9" w:rsidRPr="001F3834" w:rsidRDefault="008E7AF9" w:rsidP="006667F9">
      <w:pPr>
        <w:pStyle w:val="Akapitzlist"/>
        <w:numPr>
          <w:ilvl w:val="0"/>
          <w:numId w:val="16"/>
        </w:numPr>
        <w:spacing w:before="0" w:after="0"/>
        <w:jc w:val="both"/>
        <w:rPr>
          <w:sz w:val="20"/>
          <w:szCs w:val="20"/>
        </w:rPr>
      </w:pPr>
      <w:r w:rsidRPr="001F3834">
        <w:rPr>
          <w:rFonts w:cs="Calibri"/>
          <w:sz w:val="20"/>
          <w:szCs w:val="20"/>
        </w:rPr>
        <w:lastRenderedPageBreak/>
        <w:t>pobrani</w:t>
      </w:r>
      <w:r w:rsidR="003347DB" w:rsidRPr="001F3834">
        <w:rPr>
          <w:rFonts w:cs="Calibri"/>
          <w:sz w:val="20"/>
          <w:szCs w:val="20"/>
        </w:rPr>
        <w:t>e</w:t>
      </w:r>
      <w:r w:rsidRPr="001F3834">
        <w:rPr>
          <w:rFonts w:cs="Calibri"/>
          <w:sz w:val="20"/>
          <w:szCs w:val="20"/>
        </w:rPr>
        <w:t xml:space="preserve"> i zainstalowanie </w:t>
      </w:r>
      <w:r w:rsidR="00D70098" w:rsidRPr="001F3834">
        <w:rPr>
          <w:rFonts w:cs="Calibri"/>
          <w:sz w:val="20"/>
          <w:szCs w:val="20"/>
        </w:rPr>
        <w:t>Aplikacji</w:t>
      </w:r>
      <w:r w:rsidR="000B74DC" w:rsidRPr="001F3834">
        <w:rPr>
          <w:rFonts w:cs="Calibri"/>
          <w:sz w:val="20"/>
          <w:szCs w:val="20"/>
        </w:rPr>
        <w:t xml:space="preserve"> (w przypadku korzystania z Aplikacji na urządzeniu przenośnym)</w:t>
      </w:r>
      <w:r w:rsidR="00477F9B" w:rsidRPr="001F3834">
        <w:rPr>
          <w:rFonts w:cs="Calibri"/>
          <w:sz w:val="20"/>
          <w:szCs w:val="20"/>
        </w:rPr>
        <w:t>;</w:t>
      </w:r>
    </w:p>
    <w:p w14:paraId="60B6A96A" w14:textId="4A9FD8C6" w:rsidR="002F75C0" w:rsidRPr="001F3834" w:rsidRDefault="002F75C0" w:rsidP="006667F9">
      <w:pPr>
        <w:pStyle w:val="Akapitzlist"/>
        <w:numPr>
          <w:ilvl w:val="0"/>
          <w:numId w:val="16"/>
        </w:numPr>
        <w:spacing w:before="0" w:after="0"/>
        <w:jc w:val="both"/>
        <w:rPr>
          <w:sz w:val="20"/>
          <w:szCs w:val="20"/>
        </w:rPr>
      </w:pPr>
      <w:r w:rsidRPr="001F3834">
        <w:rPr>
          <w:rFonts w:cs="Calibri"/>
          <w:sz w:val="20"/>
          <w:szCs w:val="20"/>
        </w:rPr>
        <w:t xml:space="preserve">wypełnienie </w:t>
      </w:r>
      <w:r w:rsidR="00505B94" w:rsidRPr="001F3834">
        <w:rPr>
          <w:rFonts w:cs="Calibri"/>
          <w:sz w:val="20"/>
          <w:szCs w:val="20"/>
        </w:rPr>
        <w:t xml:space="preserve">i przesłanie </w:t>
      </w:r>
      <w:r w:rsidRPr="001F3834">
        <w:rPr>
          <w:rFonts w:cs="Calibri"/>
          <w:sz w:val="20"/>
          <w:szCs w:val="20"/>
        </w:rPr>
        <w:t xml:space="preserve">formularza rejestracyjnego, </w:t>
      </w:r>
      <w:r w:rsidR="00505B94" w:rsidRPr="001F3834">
        <w:rPr>
          <w:rFonts w:cs="Calibri"/>
          <w:sz w:val="20"/>
          <w:szCs w:val="20"/>
        </w:rPr>
        <w:t xml:space="preserve">który </w:t>
      </w:r>
      <w:r w:rsidRPr="001F3834">
        <w:rPr>
          <w:rFonts w:cs="Calibri"/>
          <w:sz w:val="20"/>
          <w:szCs w:val="20"/>
        </w:rPr>
        <w:t>służ</w:t>
      </w:r>
      <w:r w:rsidR="00505B94" w:rsidRPr="001F3834">
        <w:rPr>
          <w:rFonts w:cs="Calibri"/>
          <w:sz w:val="20"/>
          <w:szCs w:val="20"/>
        </w:rPr>
        <w:t>y</w:t>
      </w:r>
      <w:r w:rsidRPr="001F3834">
        <w:rPr>
          <w:rFonts w:cs="Calibri"/>
          <w:sz w:val="20"/>
          <w:szCs w:val="20"/>
        </w:rPr>
        <w:t xml:space="preserve"> </w:t>
      </w:r>
      <w:r w:rsidR="00505B94" w:rsidRPr="001F3834">
        <w:rPr>
          <w:rFonts w:cs="Calibri"/>
          <w:sz w:val="20"/>
          <w:szCs w:val="20"/>
        </w:rPr>
        <w:t xml:space="preserve">do </w:t>
      </w:r>
      <w:r w:rsidRPr="001F3834">
        <w:rPr>
          <w:rFonts w:cs="Calibri"/>
          <w:sz w:val="20"/>
          <w:szCs w:val="20"/>
        </w:rPr>
        <w:t>utworzeni</w:t>
      </w:r>
      <w:r w:rsidR="00505B94" w:rsidRPr="001F3834">
        <w:rPr>
          <w:rFonts w:cs="Calibri"/>
          <w:sz w:val="20"/>
          <w:szCs w:val="20"/>
        </w:rPr>
        <w:t>a</w:t>
      </w:r>
      <w:r w:rsidRPr="001F3834">
        <w:rPr>
          <w:rFonts w:cs="Calibri"/>
          <w:sz w:val="20"/>
          <w:szCs w:val="20"/>
        </w:rPr>
        <w:t xml:space="preserve"> konta Użytkownika</w:t>
      </w:r>
      <w:r w:rsidR="008E7AF9" w:rsidRPr="001F3834">
        <w:rPr>
          <w:rFonts w:cs="Calibri"/>
          <w:sz w:val="20"/>
          <w:szCs w:val="20"/>
        </w:rPr>
        <w:t xml:space="preserve"> w ramach </w:t>
      </w:r>
      <w:r w:rsidR="005F1706" w:rsidRPr="001F3834">
        <w:rPr>
          <w:rFonts w:cs="Calibri"/>
          <w:sz w:val="20"/>
          <w:szCs w:val="20"/>
        </w:rPr>
        <w:t xml:space="preserve">Systemu </w:t>
      </w:r>
      <w:r w:rsidR="00CB1E90" w:rsidRPr="001F3834">
        <w:rPr>
          <w:rFonts w:cs="Calibri"/>
          <w:sz w:val="20"/>
          <w:szCs w:val="20"/>
        </w:rPr>
        <w:t>SmartBox</w:t>
      </w:r>
      <w:r w:rsidR="00766B5E" w:rsidRPr="001F3834">
        <w:rPr>
          <w:rFonts w:cs="Calibri"/>
          <w:sz w:val="20"/>
          <w:szCs w:val="20"/>
        </w:rPr>
        <w:t xml:space="preserve">, lub zalogowanie się do Aplikacji </w:t>
      </w:r>
      <w:r w:rsidR="000B74DC" w:rsidRPr="001F3834">
        <w:rPr>
          <w:rFonts w:cs="Calibri"/>
          <w:sz w:val="20"/>
          <w:szCs w:val="20"/>
        </w:rPr>
        <w:t>za pomocą innej metody</w:t>
      </w:r>
      <w:r w:rsidR="00DB72CC" w:rsidRPr="001F3834">
        <w:rPr>
          <w:rFonts w:cs="Calibri"/>
          <w:sz w:val="20"/>
          <w:szCs w:val="20"/>
        </w:rPr>
        <w:t>.</w:t>
      </w:r>
    </w:p>
    <w:p w14:paraId="5F34FD4C" w14:textId="2683E614" w:rsidR="00325B37" w:rsidRPr="001F3834" w:rsidRDefault="00325B37" w:rsidP="006667F9">
      <w:pPr>
        <w:pStyle w:val="Akapitzlist"/>
        <w:numPr>
          <w:ilvl w:val="0"/>
          <w:numId w:val="3"/>
        </w:numPr>
        <w:spacing w:before="0" w:after="0"/>
        <w:ind w:left="426"/>
        <w:jc w:val="both"/>
        <w:rPr>
          <w:rFonts w:cstheme="minorHAnsi"/>
          <w:sz w:val="20"/>
          <w:szCs w:val="20"/>
        </w:rPr>
      </w:pPr>
      <w:r w:rsidRPr="001F3834">
        <w:rPr>
          <w:rFonts w:cstheme="minorHAnsi"/>
          <w:sz w:val="20"/>
          <w:szCs w:val="20"/>
        </w:rPr>
        <w:t>Na potrzeby korzystania ze Schowków konieczne jest:</w:t>
      </w:r>
    </w:p>
    <w:p w14:paraId="2D1E623C" w14:textId="76B3FACB" w:rsidR="00325B37" w:rsidRPr="001F3834" w:rsidRDefault="00325B37" w:rsidP="006667F9">
      <w:pPr>
        <w:pStyle w:val="Akapitzlist"/>
        <w:numPr>
          <w:ilvl w:val="0"/>
          <w:numId w:val="45"/>
        </w:numPr>
        <w:spacing w:before="0" w:after="0"/>
        <w:jc w:val="both"/>
        <w:rPr>
          <w:rFonts w:cstheme="minorHAnsi"/>
          <w:sz w:val="20"/>
          <w:szCs w:val="20"/>
        </w:rPr>
      </w:pPr>
      <w:r w:rsidRPr="001F3834">
        <w:rPr>
          <w:rFonts w:cstheme="minorHAnsi"/>
          <w:sz w:val="20"/>
          <w:szCs w:val="20"/>
        </w:rPr>
        <w:t xml:space="preserve">złożenie </w:t>
      </w:r>
      <w:r w:rsidR="00626AE4" w:rsidRPr="001F3834">
        <w:rPr>
          <w:rFonts w:cstheme="minorHAnsi"/>
          <w:sz w:val="20"/>
          <w:szCs w:val="20"/>
        </w:rPr>
        <w:t>Dyspozycji Najmu</w:t>
      </w:r>
      <w:r w:rsidRPr="001F3834">
        <w:rPr>
          <w:rFonts w:cstheme="minorHAnsi"/>
          <w:sz w:val="20"/>
          <w:szCs w:val="20"/>
        </w:rPr>
        <w:t>;</w:t>
      </w:r>
    </w:p>
    <w:p w14:paraId="503498B5" w14:textId="04854C4F" w:rsidR="00325B37" w:rsidRPr="001F3834" w:rsidRDefault="00325B37" w:rsidP="006667F9">
      <w:pPr>
        <w:pStyle w:val="Akapitzlist"/>
        <w:numPr>
          <w:ilvl w:val="0"/>
          <w:numId w:val="45"/>
        </w:numPr>
        <w:spacing w:before="0" w:after="0"/>
        <w:jc w:val="both"/>
        <w:rPr>
          <w:sz w:val="20"/>
          <w:szCs w:val="20"/>
        </w:rPr>
      </w:pPr>
      <w:r w:rsidRPr="001F3834">
        <w:rPr>
          <w:rFonts w:cs="Calibri"/>
          <w:sz w:val="20"/>
          <w:szCs w:val="20"/>
        </w:rPr>
        <w:t>podpięcie karty płatniczej</w:t>
      </w:r>
      <w:r w:rsidR="00FE0999" w:rsidRPr="001F3834">
        <w:rPr>
          <w:rFonts w:cs="Calibri"/>
          <w:sz w:val="20"/>
          <w:szCs w:val="20"/>
        </w:rPr>
        <w:t xml:space="preserve"> — w przypadku korzystania z płatności kartą płatniczą;</w:t>
      </w:r>
    </w:p>
    <w:p w14:paraId="08CD1851" w14:textId="0A5A03DD" w:rsidR="00FE0999" w:rsidRPr="001F3834" w:rsidRDefault="009B5EEE" w:rsidP="006667F9">
      <w:pPr>
        <w:pStyle w:val="Akapitzlist"/>
        <w:numPr>
          <w:ilvl w:val="0"/>
          <w:numId w:val="45"/>
        </w:numPr>
        <w:spacing w:before="0" w:after="0"/>
        <w:jc w:val="both"/>
        <w:rPr>
          <w:sz w:val="20"/>
          <w:szCs w:val="20"/>
        </w:rPr>
      </w:pPr>
      <w:r w:rsidRPr="001F3834">
        <w:rPr>
          <w:rFonts w:cs="Calibri"/>
          <w:sz w:val="20"/>
          <w:szCs w:val="20"/>
        </w:rPr>
        <w:t>wniesienie Opłaty Czynszowej z góry, przed rozpoczęciem korzystania ze Schowka.</w:t>
      </w:r>
    </w:p>
    <w:p w14:paraId="1BD2ABCA" w14:textId="2A5C6C2F" w:rsidR="002F75C0" w:rsidRPr="001F3834" w:rsidRDefault="002F75C0" w:rsidP="006667F9">
      <w:pPr>
        <w:pStyle w:val="Akapitzlist"/>
        <w:numPr>
          <w:ilvl w:val="0"/>
          <w:numId w:val="3"/>
        </w:numPr>
        <w:spacing w:before="0" w:after="0"/>
        <w:ind w:left="426"/>
        <w:jc w:val="both"/>
        <w:rPr>
          <w:rFonts w:cstheme="minorHAnsi"/>
          <w:sz w:val="20"/>
          <w:szCs w:val="20"/>
        </w:rPr>
      </w:pPr>
      <w:r w:rsidRPr="001F3834">
        <w:rPr>
          <w:rFonts w:cstheme="minorHAnsi"/>
          <w:sz w:val="20"/>
          <w:szCs w:val="20"/>
        </w:rPr>
        <w:t xml:space="preserve">Umowa </w:t>
      </w:r>
      <w:r w:rsidR="00FF1E9D" w:rsidRPr="001F3834">
        <w:rPr>
          <w:rFonts w:cstheme="minorHAnsi"/>
          <w:sz w:val="20"/>
          <w:szCs w:val="20"/>
        </w:rPr>
        <w:t xml:space="preserve">o Usługi Elektroniczne </w:t>
      </w:r>
      <w:r w:rsidRPr="001F3834">
        <w:rPr>
          <w:rFonts w:cstheme="minorHAnsi"/>
          <w:sz w:val="20"/>
          <w:szCs w:val="20"/>
        </w:rPr>
        <w:t>zostaje zawarta z chwilą akceptacji Regulaminu przez Użytkownika</w:t>
      </w:r>
      <w:r w:rsidR="000C1498" w:rsidRPr="001F3834">
        <w:rPr>
          <w:rFonts w:cstheme="minorHAnsi"/>
          <w:sz w:val="20"/>
          <w:szCs w:val="20"/>
        </w:rPr>
        <w:t>.</w:t>
      </w:r>
    </w:p>
    <w:p w14:paraId="753BAA97" w14:textId="04196C45" w:rsidR="00FF1E9D" w:rsidRPr="001F3834" w:rsidRDefault="00FF1E9D" w:rsidP="006667F9">
      <w:pPr>
        <w:pStyle w:val="Akapitzlist"/>
        <w:numPr>
          <w:ilvl w:val="0"/>
          <w:numId w:val="3"/>
        </w:numPr>
        <w:spacing w:before="0" w:after="0"/>
        <w:ind w:left="426"/>
        <w:jc w:val="both"/>
        <w:rPr>
          <w:rFonts w:cstheme="minorHAnsi"/>
          <w:sz w:val="20"/>
          <w:szCs w:val="20"/>
        </w:rPr>
      </w:pPr>
      <w:r w:rsidRPr="001F3834">
        <w:rPr>
          <w:rFonts w:cstheme="minorHAnsi"/>
          <w:sz w:val="20"/>
          <w:szCs w:val="20"/>
        </w:rPr>
        <w:t xml:space="preserve">Umowa Najmu zostaje zawarta z chwilą </w:t>
      </w:r>
      <w:r w:rsidR="00CA23FC" w:rsidRPr="001F3834">
        <w:rPr>
          <w:rFonts w:cstheme="minorHAnsi"/>
          <w:sz w:val="20"/>
          <w:szCs w:val="20"/>
        </w:rPr>
        <w:t>zatwierdzenia</w:t>
      </w:r>
      <w:r w:rsidRPr="001F3834">
        <w:rPr>
          <w:rFonts w:cstheme="minorHAnsi"/>
          <w:sz w:val="20"/>
          <w:szCs w:val="20"/>
        </w:rPr>
        <w:t xml:space="preserve"> </w:t>
      </w:r>
      <w:r w:rsidR="00626AE4" w:rsidRPr="001F3834">
        <w:rPr>
          <w:rFonts w:cstheme="minorHAnsi"/>
          <w:sz w:val="20"/>
          <w:szCs w:val="20"/>
        </w:rPr>
        <w:t>Dyspozycji Najmu</w:t>
      </w:r>
      <w:r w:rsidRPr="001F3834">
        <w:rPr>
          <w:rFonts w:cstheme="minorHAnsi"/>
          <w:sz w:val="20"/>
          <w:szCs w:val="20"/>
        </w:rPr>
        <w:t xml:space="preserve"> na zasadach przewidzianych w § </w:t>
      </w:r>
      <w:r w:rsidR="00731982" w:rsidRPr="001F3834">
        <w:rPr>
          <w:rFonts w:cstheme="minorHAnsi"/>
          <w:sz w:val="20"/>
          <w:szCs w:val="20"/>
        </w:rPr>
        <w:t>16 ust. 5.</w:t>
      </w:r>
      <w:r w:rsidR="00E002F5" w:rsidRPr="001F3834">
        <w:rPr>
          <w:rFonts w:cstheme="minorHAnsi"/>
          <w:sz w:val="20"/>
          <w:szCs w:val="20"/>
        </w:rPr>
        <w:t xml:space="preserve"> </w:t>
      </w:r>
    </w:p>
    <w:p w14:paraId="3BD2A9D8" w14:textId="431A0BE8" w:rsidR="007B6FB8" w:rsidRPr="001F3834" w:rsidRDefault="007B6FB8" w:rsidP="006667F9">
      <w:pPr>
        <w:pStyle w:val="Akapitzlist"/>
        <w:numPr>
          <w:ilvl w:val="0"/>
          <w:numId w:val="3"/>
        </w:numPr>
        <w:spacing w:before="0" w:after="0"/>
        <w:ind w:left="426"/>
        <w:jc w:val="both"/>
        <w:rPr>
          <w:rFonts w:cstheme="minorHAnsi"/>
          <w:sz w:val="20"/>
          <w:szCs w:val="20"/>
        </w:rPr>
      </w:pPr>
      <w:r w:rsidRPr="001F3834">
        <w:rPr>
          <w:rFonts w:cstheme="minorHAnsi"/>
          <w:sz w:val="20"/>
          <w:szCs w:val="20"/>
        </w:rPr>
        <w:t xml:space="preserve">Operator jest uprawniony do odmowy zawarcia kolejnej Umowy Najmu w sytuacji, gdy Użytkownik pozostaje w opóźnieniu z zapłatą jakichkolwiek należności z tytułu poprzednich Umów Najmu, jak również w przypadku, gdy Użytkownik naruszał Regulamin przy wykonywaniu poprzednich Umów Najmu.  </w:t>
      </w:r>
    </w:p>
    <w:p w14:paraId="497E9967" w14:textId="0EF9250A" w:rsidR="002F75C0" w:rsidRPr="001F3834" w:rsidRDefault="002F75C0" w:rsidP="00F30784">
      <w:pPr>
        <w:pStyle w:val="Akapitzlist"/>
        <w:spacing w:before="0" w:after="0"/>
        <w:ind w:left="426"/>
        <w:jc w:val="both"/>
        <w:rPr>
          <w:rFonts w:cs="Calibri"/>
          <w:color w:val="00000A"/>
          <w:sz w:val="20"/>
          <w:szCs w:val="20"/>
        </w:rPr>
      </w:pPr>
    </w:p>
    <w:p w14:paraId="564AA865" w14:textId="75B3531F" w:rsidR="00705485" w:rsidRPr="001F3834" w:rsidRDefault="00705485" w:rsidP="00F30784">
      <w:pPr>
        <w:pStyle w:val="Akapitzlist"/>
        <w:spacing w:before="0" w:after="0"/>
        <w:ind w:left="0"/>
        <w:jc w:val="center"/>
        <w:rPr>
          <w:rFonts w:cs="Calibri"/>
          <w:b/>
          <w:color w:val="00000A"/>
          <w:sz w:val="20"/>
          <w:szCs w:val="20"/>
        </w:rPr>
      </w:pPr>
      <w:r w:rsidRPr="001F3834">
        <w:rPr>
          <w:rFonts w:cs="Calibri"/>
          <w:b/>
          <w:color w:val="00000A"/>
          <w:sz w:val="20"/>
          <w:szCs w:val="20"/>
        </w:rPr>
        <w:t xml:space="preserve">[ROZDZIAŁ III: KORZYSTANIE Z </w:t>
      </w:r>
      <w:r w:rsidR="00D70098" w:rsidRPr="001F3834">
        <w:rPr>
          <w:rFonts w:cs="Calibri"/>
          <w:b/>
          <w:color w:val="00000A"/>
          <w:sz w:val="20"/>
          <w:szCs w:val="20"/>
        </w:rPr>
        <w:t>APLIKACJI</w:t>
      </w:r>
      <w:r w:rsidRPr="001F3834">
        <w:rPr>
          <w:rFonts w:cs="Calibri"/>
          <w:b/>
          <w:color w:val="00000A"/>
          <w:sz w:val="20"/>
          <w:szCs w:val="20"/>
        </w:rPr>
        <w:t>]</w:t>
      </w:r>
    </w:p>
    <w:p w14:paraId="070E9A86" w14:textId="77777777" w:rsidR="00705485" w:rsidRPr="001F3834" w:rsidRDefault="00705485" w:rsidP="00F30784">
      <w:pPr>
        <w:pStyle w:val="Akapitzlist"/>
        <w:spacing w:before="0" w:after="0"/>
        <w:ind w:left="426"/>
        <w:jc w:val="both"/>
        <w:rPr>
          <w:rFonts w:cs="Calibri"/>
          <w:color w:val="00000A"/>
          <w:sz w:val="20"/>
          <w:szCs w:val="20"/>
        </w:rPr>
      </w:pPr>
    </w:p>
    <w:p w14:paraId="292EA451" w14:textId="02544506" w:rsidR="00DE4D26" w:rsidRPr="001F3834" w:rsidRDefault="00DE4D26" w:rsidP="00F30784">
      <w:pPr>
        <w:pStyle w:val="Akapitzlist"/>
        <w:spacing w:before="0" w:after="0"/>
        <w:ind w:left="426"/>
        <w:jc w:val="center"/>
        <w:rPr>
          <w:rFonts w:cs="Calibri"/>
          <w:b/>
          <w:bCs/>
          <w:color w:val="00000A"/>
          <w:sz w:val="20"/>
          <w:szCs w:val="20"/>
        </w:rPr>
      </w:pPr>
      <w:r w:rsidRPr="001F3834">
        <w:rPr>
          <w:rFonts w:cs="Calibri"/>
          <w:b/>
          <w:bCs/>
          <w:color w:val="00000A"/>
          <w:sz w:val="20"/>
          <w:szCs w:val="20"/>
        </w:rPr>
        <w:t xml:space="preserve">§ 6. </w:t>
      </w:r>
    </w:p>
    <w:p w14:paraId="75E8990B" w14:textId="4B26F6D2" w:rsidR="00DE4D26" w:rsidRPr="001F3834" w:rsidRDefault="00DE4D26" w:rsidP="00F30784">
      <w:pPr>
        <w:pStyle w:val="Akapitzlist"/>
        <w:spacing w:before="0" w:after="0"/>
        <w:ind w:left="426"/>
        <w:jc w:val="center"/>
        <w:rPr>
          <w:b/>
          <w:bCs/>
          <w:sz w:val="20"/>
          <w:szCs w:val="20"/>
        </w:rPr>
      </w:pPr>
      <w:r w:rsidRPr="001F3834">
        <w:rPr>
          <w:rFonts w:cs="Calibri"/>
          <w:b/>
          <w:bCs/>
          <w:color w:val="00000A"/>
          <w:sz w:val="20"/>
          <w:szCs w:val="20"/>
        </w:rPr>
        <w:t xml:space="preserve">Wymagania techniczne dotyczące </w:t>
      </w:r>
      <w:r w:rsidR="00D70098" w:rsidRPr="001F3834">
        <w:rPr>
          <w:rFonts w:cs="Calibri"/>
          <w:b/>
          <w:bCs/>
          <w:color w:val="00000A"/>
          <w:sz w:val="20"/>
          <w:szCs w:val="20"/>
        </w:rPr>
        <w:t>Aplikacji</w:t>
      </w:r>
    </w:p>
    <w:p w14:paraId="45E520E5" w14:textId="3DAA6F67" w:rsidR="00484164" w:rsidRPr="001F3834" w:rsidRDefault="00904A8A" w:rsidP="006667F9">
      <w:pPr>
        <w:pStyle w:val="Akapitzlist"/>
        <w:numPr>
          <w:ilvl w:val="0"/>
          <w:numId w:val="25"/>
        </w:numPr>
        <w:spacing w:before="0" w:after="0"/>
        <w:ind w:left="426"/>
        <w:jc w:val="both"/>
        <w:rPr>
          <w:sz w:val="20"/>
          <w:szCs w:val="20"/>
        </w:rPr>
      </w:pPr>
      <w:r w:rsidRPr="001F3834">
        <w:rPr>
          <w:rFonts w:cs="Calibri"/>
          <w:color w:val="00000A"/>
          <w:sz w:val="20"/>
          <w:szCs w:val="20"/>
          <w:shd w:val="clear" w:color="auto" w:fill="FFFFFF"/>
        </w:rPr>
        <w:t xml:space="preserve">Przed zawarciem Umowy </w:t>
      </w:r>
      <w:r w:rsidR="00A27B51" w:rsidRPr="001F3834">
        <w:rPr>
          <w:rFonts w:cs="Calibri"/>
          <w:color w:val="00000A"/>
          <w:sz w:val="20"/>
          <w:szCs w:val="20"/>
          <w:shd w:val="clear" w:color="auto" w:fill="FFFFFF"/>
        </w:rPr>
        <w:t xml:space="preserve">o Usługi Elektroniczne </w:t>
      </w:r>
      <w:r w:rsidR="000B7BAC" w:rsidRPr="001F3834">
        <w:rPr>
          <w:rFonts w:cs="Calibri"/>
          <w:color w:val="00000A"/>
          <w:sz w:val="20"/>
          <w:szCs w:val="20"/>
          <w:shd w:val="clear" w:color="auto" w:fill="FFFFFF"/>
        </w:rPr>
        <w:t>Użytkownik</w:t>
      </w:r>
      <w:r w:rsidRPr="001F3834">
        <w:rPr>
          <w:rFonts w:cs="Calibri"/>
          <w:color w:val="00000A"/>
          <w:sz w:val="20"/>
          <w:szCs w:val="20"/>
          <w:shd w:val="clear" w:color="auto" w:fill="FFFFFF"/>
        </w:rPr>
        <w:t xml:space="preserve"> jest zobowiązany sprawdzić, czy spełnia minimalne wymagania techniczne potrzebne do korzystania z</w:t>
      </w:r>
      <w:r w:rsidR="00A27B51" w:rsidRPr="001F3834">
        <w:rPr>
          <w:rFonts w:cs="Calibri"/>
          <w:color w:val="00000A"/>
          <w:sz w:val="20"/>
          <w:szCs w:val="20"/>
          <w:shd w:val="clear" w:color="auto" w:fill="FFFFFF"/>
        </w:rPr>
        <w:t xml:space="preserve"> </w:t>
      </w:r>
      <w:r w:rsidR="00D70098" w:rsidRPr="001F3834">
        <w:rPr>
          <w:rFonts w:cs="Calibri"/>
          <w:sz w:val="20"/>
          <w:szCs w:val="20"/>
          <w:shd w:val="clear" w:color="auto" w:fill="FFFFFF"/>
        </w:rPr>
        <w:t>Aplikacji</w:t>
      </w:r>
      <w:r w:rsidR="00A27B51" w:rsidRPr="001F3834">
        <w:rPr>
          <w:rFonts w:cs="Calibri"/>
          <w:sz w:val="20"/>
          <w:szCs w:val="20"/>
          <w:shd w:val="clear" w:color="auto" w:fill="FFFFFF"/>
        </w:rPr>
        <w:t xml:space="preserve">, </w:t>
      </w:r>
      <w:r w:rsidR="00D47D81" w:rsidRPr="001F3834">
        <w:rPr>
          <w:rFonts w:cs="Calibri"/>
          <w:sz w:val="20"/>
          <w:szCs w:val="20"/>
          <w:shd w:val="clear" w:color="auto" w:fill="FFFFFF"/>
        </w:rPr>
        <w:t xml:space="preserve">o których mowa w ust. </w:t>
      </w:r>
      <w:r w:rsidR="000C1498" w:rsidRPr="001F3834">
        <w:rPr>
          <w:rFonts w:cs="Calibri"/>
          <w:sz w:val="20"/>
          <w:szCs w:val="20"/>
          <w:shd w:val="clear" w:color="auto" w:fill="FFFFFF"/>
        </w:rPr>
        <w:t>2</w:t>
      </w:r>
      <w:r w:rsidR="00D47D81" w:rsidRPr="001F3834">
        <w:rPr>
          <w:rFonts w:cs="Calibri"/>
          <w:sz w:val="20"/>
          <w:szCs w:val="20"/>
          <w:shd w:val="clear" w:color="auto" w:fill="FFFFFF"/>
        </w:rPr>
        <w:t>.</w:t>
      </w:r>
      <w:r w:rsidRPr="001F3834">
        <w:rPr>
          <w:rFonts w:cs="Calibri"/>
          <w:sz w:val="20"/>
          <w:szCs w:val="20"/>
          <w:shd w:val="clear" w:color="auto" w:fill="FFFFFF"/>
        </w:rPr>
        <w:t xml:space="preserve"> </w:t>
      </w:r>
    </w:p>
    <w:p w14:paraId="0F7A373B" w14:textId="00845BF4" w:rsidR="00705485" w:rsidRPr="001F3834" w:rsidRDefault="00705485" w:rsidP="006667F9">
      <w:pPr>
        <w:pStyle w:val="Akapitzlist"/>
        <w:numPr>
          <w:ilvl w:val="0"/>
          <w:numId w:val="25"/>
        </w:numPr>
        <w:spacing w:before="0" w:after="0"/>
        <w:ind w:left="426" w:hanging="357"/>
        <w:jc w:val="both"/>
        <w:rPr>
          <w:rFonts w:cs="Calibri"/>
          <w:color w:val="00000A"/>
          <w:sz w:val="20"/>
          <w:szCs w:val="20"/>
          <w:shd w:val="clear" w:color="auto" w:fill="FFFFFF"/>
        </w:rPr>
      </w:pPr>
      <w:r w:rsidRPr="001F3834">
        <w:rPr>
          <w:rFonts w:eastAsia="Times New Roman" w:cstheme="minorHAnsi"/>
          <w:sz w:val="20"/>
          <w:szCs w:val="20"/>
          <w:lang w:eastAsia="pl-PL"/>
        </w:rPr>
        <w:t xml:space="preserve">Do korzystania z </w:t>
      </w:r>
      <w:r w:rsidR="00D70098" w:rsidRPr="001F3834">
        <w:rPr>
          <w:rFonts w:eastAsia="Times New Roman" w:cstheme="minorHAnsi"/>
          <w:sz w:val="20"/>
          <w:szCs w:val="20"/>
          <w:lang w:eastAsia="pl-PL"/>
        </w:rPr>
        <w:t>Aplikacji</w:t>
      </w:r>
      <w:r w:rsidRPr="001F3834">
        <w:rPr>
          <w:rFonts w:eastAsia="Times New Roman" w:cstheme="minorHAnsi"/>
          <w:sz w:val="20"/>
          <w:szCs w:val="20"/>
          <w:lang w:eastAsia="pl-PL"/>
        </w:rPr>
        <w:t xml:space="preserve"> wymagane jest co najmniej:</w:t>
      </w:r>
    </w:p>
    <w:p w14:paraId="10903BFD" w14:textId="2DF24C46" w:rsidR="00705485" w:rsidRPr="001F3834" w:rsidRDefault="00A10A6B" w:rsidP="0099481D">
      <w:pPr>
        <w:spacing w:line="276" w:lineRule="auto"/>
        <w:ind w:left="851"/>
        <w:jc w:val="both"/>
        <w:rPr>
          <w:sz w:val="20"/>
          <w:szCs w:val="20"/>
        </w:rPr>
      </w:pPr>
      <w:r>
        <w:rPr>
          <w:rFonts w:asciiTheme="majorHAnsi" w:eastAsia="Times New Roman" w:hAnsiTheme="majorHAnsi" w:cstheme="minorHAnsi"/>
          <w:color w:val="000000"/>
          <w:sz w:val="20"/>
          <w:szCs w:val="20"/>
          <w:lang w:eastAsia="pl-PL"/>
        </w:rPr>
        <w:t>a</w:t>
      </w:r>
      <w:r w:rsidR="0099481D">
        <w:rPr>
          <w:rFonts w:asciiTheme="majorHAnsi" w:eastAsia="Times New Roman" w:hAnsiTheme="majorHAnsi" w:cstheme="minorHAnsi"/>
          <w:color w:val="000000"/>
          <w:sz w:val="20"/>
          <w:szCs w:val="20"/>
          <w:lang w:eastAsia="pl-PL"/>
        </w:rPr>
        <w:t xml:space="preserve">) </w:t>
      </w:r>
      <w:r w:rsidR="00703CAD" w:rsidRPr="001F3834">
        <w:rPr>
          <w:rFonts w:asciiTheme="majorHAnsi" w:eastAsia="Times New Roman" w:hAnsiTheme="majorHAnsi" w:cstheme="minorHAnsi"/>
          <w:color w:val="000000"/>
          <w:sz w:val="20"/>
          <w:szCs w:val="20"/>
          <w:lang w:eastAsia="pl-PL"/>
        </w:rPr>
        <w:t>stały dostęp do Internetu</w:t>
      </w:r>
      <w:r w:rsidR="003278A7" w:rsidRPr="001F3834">
        <w:rPr>
          <w:rFonts w:asciiTheme="majorHAnsi" w:eastAsia="Times New Roman" w:hAnsiTheme="majorHAnsi" w:cstheme="minorHAnsi"/>
          <w:color w:val="000000"/>
          <w:sz w:val="20"/>
          <w:szCs w:val="20"/>
          <w:lang w:eastAsia="pl-PL"/>
        </w:rPr>
        <w:t>;</w:t>
      </w:r>
    </w:p>
    <w:p w14:paraId="2B535D96" w14:textId="29C88DC9" w:rsidR="000370F5" w:rsidRPr="00F504BF" w:rsidDel="000370F5" w:rsidRDefault="00A10A6B" w:rsidP="0099481D">
      <w:pPr>
        <w:spacing w:line="276" w:lineRule="auto"/>
        <w:ind w:left="851"/>
        <w:jc w:val="both"/>
        <w:rPr>
          <w:del w:id="0" w:author="Adam Piątek" w:date="2022-02-01T00:28:00Z"/>
          <w:sz w:val="20"/>
          <w:szCs w:val="20"/>
        </w:rPr>
      </w:pPr>
      <w:r>
        <w:rPr>
          <w:rFonts w:asciiTheme="majorHAnsi" w:eastAsia="Times New Roman" w:hAnsiTheme="majorHAnsi" w:cstheme="minorHAnsi"/>
          <w:color w:val="000000"/>
          <w:sz w:val="20"/>
          <w:szCs w:val="20"/>
          <w:lang w:eastAsia="pl-PL"/>
        </w:rPr>
        <w:t>b</w:t>
      </w:r>
      <w:r w:rsidR="0099481D">
        <w:rPr>
          <w:rFonts w:asciiTheme="majorHAnsi" w:eastAsia="Times New Roman" w:hAnsiTheme="majorHAnsi" w:cstheme="minorHAnsi"/>
          <w:color w:val="000000"/>
          <w:sz w:val="20"/>
          <w:szCs w:val="20"/>
          <w:lang w:eastAsia="pl-PL"/>
        </w:rPr>
        <w:t xml:space="preserve">) </w:t>
      </w:r>
      <w:r w:rsidR="00AD7424" w:rsidRPr="00F504BF">
        <w:rPr>
          <w:rFonts w:asciiTheme="majorHAnsi" w:eastAsia="Times New Roman" w:hAnsiTheme="majorHAnsi" w:cstheme="minorHAnsi"/>
          <w:color w:val="000000"/>
          <w:sz w:val="20"/>
          <w:szCs w:val="20"/>
          <w:lang w:eastAsia="pl-PL"/>
        </w:rPr>
        <w:t>przeglądarka internetowa:, Google Chrome, Safari, Opera oraz Microsoft Edge. Każda przeglądarka powinna mieć włączoną obsługę JavaScript, CSS, HTML5 oraz opcję „</w:t>
      </w:r>
      <w:proofErr w:type="spellStart"/>
      <w:r w:rsidR="00AD7424" w:rsidRPr="00F504BF">
        <w:rPr>
          <w:rFonts w:asciiTheme="majorHAnsi" w:eastAsia="Times New Roman" w:hAnsiTheme="majorHAnsi" w:cstheme="minorHAnsi"/>
          <w:color w:val="000000"/>
          <w:sz w:val="20"/>
          <w:szCs w:val="20"/>
          <w:lang w:eastAsia="pl-PL"/>
        </w:rPr>
        <w:t>cookies</w:t>
      </w:r>
      <w:proofErr w:type="spellEnd"/>
      <w:r w:rsidR="00AD7424" w:rsidRPr="00F504BF">
        <w:rPr>
          <w:rFonts w:asciiTheme="majorHAnsi" w:eastAsia="Times New Roman" w:hAnsiTheme="majorHAnsi" w:cstheme="minorHAnsi"/>
          <w:color w:val="000000"/>
          <w:sz w:val="20"/>
          <w:szCs w:val="20"/>
          <w:lang w:eastAsia="pl-PL"/>
        </w:rPr>
        <w:t>”;</w:t>
      </w:r>
    </w:p>
    <w:p w14:paraId="62DEBBC6" w14:textId="4061D3D3" w:rsidR="000370F5" w:rsidRPr="000370F5" w:rsidDel="000370F5" w:rsidRDefault="00A10A6B" w:rsidP="0099481D">
      <w:pPr>
        <w:spacing w:line="276" w:lineRule="auto"/>
        <w:ind w:left="851"/>
        <w:jc w:val="both"/>
        <w:rPr>
          <w:del w:id="1" w:author="Adam Piątek" w:date="2022-02-01T00:28:00Z"/>
          <w:sz w:val="20"/>
          <w:szCs w:val="20"/>
        </w:rPr>
      </w:pPr>
      <w:r>
        <w:rPr>
          <w:rFonts w:asciiTheme="majorHAnsi" w:eastAsia="Times New Roman" w:hAnsiTheme="majorHAnsi" w:cstheme="minorHAnsi"/>
          <w:color w:val="000000"/>
          <w:sz w:val="20"/>
          <w:szCs w:val="20"/>
          <w:lang w:eastAsia="pl-PL"/>
        </w:rPr>
        <w:t>c</w:t>
      </w:r>
      <w:r w:rsidR="0099481D">
        <w:rPr>
          <w:rFonts w:asciiTheme="majorHAnsi" w:eastAsia="Times New Roman" w:hAnsiTheme="majorHAnsi" w:cstheme="minorHAnsi"/>
          <w:color w:val="000000"/>
          <w:sz w:val="20"/>
          <w:szCs w:val="20"/>
          <w:lang w:eastAsia="pl-PL"/>
        </w:rPr>
        <w:t xml:space="preserve">) </w:t>
      </w:r>
      <w:r w:rsidR="00AD7424" w:rsidRPr="000370F5">
        <w:rPr>
          <w:rFonts w:asciiTheme="majorHAnsi" w:eastAsia="Times New Roman" w:hAnsiTheme="majorHAnsi" w:cstheme="minorHAnsi"/>
          <w:color w:val="000000"/>
          <w:sz w:val="20"/>
          <w:szCs w:val="20"/>
          <w:lang w:eastAsia="pl-PL"/>
        </w:rPr>
        <w:t xml:space="preserve">aktywna skrzynka </w:t>
      </w:r>
      <w:proofErr w:type="spellStart"/>
      <w:r w:rsidR="00AD7424" w:rsidRPr="000370F5">
        <w:rPr>
          <w:rFonts w:asciiTheme="majorHAnsi" w:eastAsia="Times New Roman" w:hAnsiTheme="majorHAnsi" w:cstheme="minorHAnsi"/>
          <w:color w:val="000000"/>
          <w:sz w:val="20"/>
          <w:szCs w:val="20"/>
          <w:lang w:eastAsia="pl-PL"/>
        </w:rPr>
        <w:t>e-mail</w:t>
      </w:r>
      <w:r w:rsidR="00A27B51" w:rsidRPr="000370F5">
        <w:rPr>
          <w:rFonts w:asciiTheme="majorHAnsi" w:eastAsia="Times New Roman" w:hAnsiTheme="majorHAnsi" w:cstheme="minorHAnsi"/>
          <w:color w:val="000000"/>
          <w:sz w:val="20"/>
          <w:szCs w:val="20"/>
          <w:lang w:eastAsia="pl-PL"/>
        </w:rPr>
        <w:t>;</w:t>
      </w:r>
    </w:p>
    <w:p w14:paraId="20125852" w14:textId="137F5856" w:rsidR="0099481D" w:rsidRDefault="00A10A6B" w:rsidP="0099481D">
      <w:pPr>
        <w:spacing w:line="276" w:lineRule="auto"/>
        <w:ind w:left="851"/>
        <w:jc w:val="both"/>
        <w:rPr>
          <w:rFonts w:asciiTheme="majorHAnsi" w:hAnsiTheme="majorHAnsi"/>
          <w:sz w:val="20"/>
          <w:szCs w:val="20"/>
        </w:rPr>
      </w:pPr>
      <w:r>
        <w:rPr>
          <w:rFonts w:asciiTheme="majorHAnsi" w:hAnsiTheme="majorHAnsi"/>
          <w:color w:val="24292E"/>
          <w:sz w:val="20"/>
          <w:szCs w:val="20"/>
          <w:shd w:val="clear" w:color="auto" w:fill="FFFFFF"/>
        </w:rPr>
        <w:t>d</w:t>
      </w:r>
      <w:proofErr w:type="spellEnd"/>
      <w:r w:rsidR="0099481D">
        <w:rPr>
          <w:rFonts w:asciiTheme="majorHAnsi" w:hAnsiTheme="majorHAnsi"/>
          <w:color w:val="24292E"/>
          <w:sz w:val="20"/>
          <w:szCs w:val="20"/>
          <w:shd w:val="clear" w:color="auto" w:fill="FFFFFF"/>
        </w:rPr>
        <w:t xml:space="preserve">) </w:t>
      </w:r>
      <w:r w:rsidR="000370F5" w:rsidRPr="000370F5">
        <w:rPr>
          <w:rFonts w:asciiTheme="majorHAnsi" w:hAnsiTheme="majorHAnsi"/>
          <w:color w:val="24292E"/>
          <w:sz w:val="20"/>
          <w:szCs w:val="20"/>
          <w:shd w:val="clear" w:color="auto" w:fill="FFFFFF"/>
        </w:rPr>
        <w:t>Zakłada się poprawne działanie na przeglądarkach posiadających co najmniej 1% rynku zgodnie z danymi z https://caniuse.com/usage-table z wyłączeniem Internet Explorer 11 oraz z wyłączeniem innych przeglądarek mobilnych niż Chrome oraz Safari</w:t>
      </w:r>
      <w:r w:rsidR="0099481D">
        <w:rPr>
          <w:rFonts w:ascii="Consolas" w:hAnsi="Consolas"/>
          <w:color w:val="24292E"/>
          <w:sz w:val="20"/>
          <w:szCs w:val="20"/>
          <w:shd w:val="clear" w:color="auto" w:fill="FFFFFF"/>
        </w:rPr>
        <w:t>.</w:t>
      </w:r>
    </w:p>
    <w:p w14:paraId="61FEC959" w14:textId="2FFE0983" w:rsidR="0013178D" w:rsidRPr="001F3834" w:rsidDel="000370F5" w:rsidRDefault="0099481D" w:rsidP="000370F5">
      <w:pPr>
        <w:spacing w:line="276" w:lineRule="auto"/>
        <w:ind w:left="851"/>
        <w:jc w:val="both"/>
        <w:rPr>
          <w:del w:id="2" w:author="Adam Piątek" w:date="2022-02-01T00:27:00Z"/>
          <w:rFonts w:asciiTheme="majorHAnsi" w:hAnsiTheme="majorHAnsi"/>
          <w:sz w:val="20"/>
          <w:szCs w:val="20"/>
        </w:rPr>
      </w:pPr>
      <w:r>
        <w:rPr>
          <w:rFonts w:asciiTheme="majorHAnsi" w:hAnsiTheme="majorHAnsi"/>
          <w:sz w:val="20"/>
          <w:szCs w:val="20"/>
        </w:rPr>
        <w:br/>
      </w:r>
    </w:p>
    <w:p w14:paraId="404ABD8A" w14:textId="7FB3A22C" w:rsidR="00934448" w:rsidRPr="001F3834" w:rsidRDefault="00934448" w:rsidP="006667F9">
      <w:pPr>
        <w:pStyle w:val="Akapitzlist"/>
        <w:numPr>
          <w:ilvl w:val="0"/>
          <w:numId w:val="25"/>
        </w:numPr>
        <w:spacing w:before="0" w:after="0"/>
        <w:ind w:left="426"/>
        <w:jc w:val="both"/>
        <w:rPr>
          <w:sz w:val="20"/>
          <w:szCs w:val="20"/>
        </w:rPr>
      </w:pPr>
      <w:r w:rsidRPr="001F3834">
        <w:rPr>
          <w:rFonts w:cs="Calibri"/>
          <w:color w:val="00000A"/>
          <w:sz w:val="20"/>
          <w:szCs w:val="20"/>
        </w:rPr>
        <w:t xml:space="preserve">Jeżeli na potrzeby korzystania z </w:t>
      </w:r>
      <w:r w:rsidR="00D70098" w:rsidRPr="001F3834">
        <w:rPr>
          <w:rFonts w:cs="Calibri"/>
          <w:color w:val="00000A"/>
          <w:sz w:val="20"/>
          <w:szCs w:val="20"/>
        </w:rPr>
        <w:t>Aplikacji</w:t>
      </w:r>
      <w:r w:rsidRPr="001F3834">
        <w:rPr>
          <w:rFonts w:cs="Calibri"/>
          <w:color w:val="00000A"/>
          <w:sz w:val="20"/>
          <w:szCs w:val="20"/>
        </w:rPr>
        <w:t xml:space="preserve"> lub ich poszczególnych funkcjonalności konieczne będzie spełnienie przez Użytkownika dodatkowych wymagań technicznych</w:t>
      </w:r>
      <w:r w:rsidR="000C1498" w:rsidRPr="001F3834">
        <w:rPr>
          <w:rFonts w:cs="Calibri"/>
          <w:color w:val="00000A"/>
          <w:sz w:val="20"/>
          <w:szCs w:val="20"/>
        </w:rPr>
        <w:t>,</w:t>
      </w:r>
      <w:r w:rsidRPr="001F3834">
        <w:rPr>
          <w:rFonts w:cs="Calibri"/>
          <w:color w:val="00000A"/>
          <w:sz w:val="20"/>
          <w:szCs w:val="20"/>
        </w:rPr>
        <w:t xml:space="preserve"> innych niż wskazane w ust. 2</w:t>
      </w:r>
      <w:r w:rsidR="000C1498" w:rsidRPr="001F3834">
        <w:rPr>
          <w:rFonts w:cs="Calibri"/>
          <w:color w:val="00000A"/>
          <w:sz w:val="20"/>
          <w:szCs w:val="20"/>
        </w:rPr>
        <w:t>,</w:t>
      </w:r>
      <w:r w:rsidRPr="001F3834">
        <w:rPr>
          <w:rFonts w:cs="Calibri"/>
          <w:color w:val="00000A"/>
          <w:sz w:val="20"/>
          <w:szCs w:val="20"/>
        </w:rPr>
        <w:t xml:space="preserve"> </w:t>
      </w:r>
      <w:r w:rsidR="009D1809" w:rsidRPr="001F3834">
        <w:rPr>
          <w:rFonts w:cs="Calibri"/>
          <w:color w:val="00000A"/>
          <w:sz w:val="20"/>
          <w:szCs w:val="20"/>
        </w:rPr>
        <w:t>Operator</w:t>
      </w:r>
      <w:r w:rsidRPr="001F3834">
        <w:rPr>
          <w:rFonts w:cs="Calibri"/>
          <w:color w:val="00000A"/>
          <w:sz w:val="20"/>
          <w:szCs w:val="20"/>
        </w:rPr>
        <w:t xml:space="preserve"> poinformuje o tym Użytkownika przed rozpoczęciem korzystania z </w:t>
      </w:r>
      <w:r w:rsidR="00D70098" w:rsidRPr="001F3834">
        <w:rPr>
          <w:rFonts w:cs="Calibri"/>
          <w:color w:val="00000A"/>
          <w:sz w:val="20"/>
          <w:szCs w:val="20"/>
        </w:rPr>
        <w:t>Aplikacji</w:t>
      </w:r>
      <w:r w:rsidRPr="001F3834">
        <w:rPr>
          <w:rFonts w:cs="Calibri"/>
          <w:color w:val="00000A"/>
          <w:sz w:val="20"/>
          <w:szCs w:val="20"/>
        </w:rPr>
        <w:t xml:space="preserve">. </w:t>
      </w:r>
    </w:p>
    <w:p w14:paraId="19D2C6F4" w14:textId="54BDA6B4" w:rsidR="00934448" w:rsidRPr="001F3834" w:rsidRDefault="009D1809" w:rsidP="006667F9">
      <w:pPr>
        <w:pStyle w:val="Akapitzlist"/>
        <w:numPr>
          <w:ilvl w:val="0"/>
          <w:numId w:val="25"/>
        </w:numPr>
        <w:spacing w:before="0" w:after="0"/>
        <w:ind w:left="426"/>
        <w:jc w:val="both"/>
        <w:rPr>
          <w:sz w:val="20"/>
          <w:szCs w:val="20"/>
        </w:rPr>
      </w:pPr>
      <w:r w:rsidRPr="001F3834">
        <w:rPr>
          <w:rFonts w:cs="Calibri"/>
          <w:color w:val="00000A"/>
          <w:sz w:val="20"/>
          <w:szCs w:val="20"/>
        </w:rPr>
        <w:t>Operator</w:t>
      </w:r>
      <w:r w:rsidR="00992C43" w:rsidRPr="001F3834">
        <w:rPr>
          <w:rFonts w:cs="Calibri"/>
          <w:color w:val="00000A"/>
          <w:sz w:val="20"/>
          <w:szCs w:val="20"/>
        </w:rPr>
        <w:t xml:space="preserve"> informuje, że korzystanie z </w:t>
      </w:r>
      <w:r w:rsidR="00D70098" w:rsidRPr="001F3834">
        <w:rPr>
          <w:rFonts w:cs="Calibri"/>
          <w:color w:val="00000A"/>
          <w:sz w:val="20"/>
          <w:szCs w:val="20"/>
        </w:rPr>
        <w:t>Aplikacji</w:t>
      </w:r>
      <w:r w:rsidR="00992C43" w:rsidRPr="001F3834">
        <w:rPr>
          <w:rFonts w:cs="Calibri"/>
          <w:color w:val="00000A"/>
          <w:sz w:val="20"/>
          <w:szCs w:val="20"/>
        </w:rPr>
        <w:t xml:space="preserve"> w sposób niezakłócony </w:t>
      </w:r>
      <w:r w:rsidR="00CD648F" w:rsidRPr="001F3834">
        <w:rPr>
          <w:rFonts w:cs="Calibri"/>
          <w:color w:val="00000A"/>
          <w:sz w:val="20"/>
          <w:szCs w:val="20"/>
        </w:rPr>
        <w:t xml:space="preserve">jest możliwe wyłącznie w ramach najnowszej wersji aplikacji, tj. uaktualnianej przez Użytkownika zgodnie z aktualizacjami przygotowywanymi przez </w:t>
      </w:r>
      <w:r w:rsidRPr="001F3834">
        <w:rPr>
          <w:rFonts w:cs="Calibri"/>
          <w:color w:val="00000A"/>
          <w:sz w:val="20"/>
          <w:szCs w:val="20"/>
        </w:rPr>
        <w:t>Operatora</w:t>
      </w:r>
      <w:r w:rsidR="00CD648F" w:rsidRPr="001F3834">
        <w:rPr>
          <w:rFonts w:cs="Calibri"/>
          <w:color w:val="00000A"/>
          <w:sz w:val="20"/>
          <w:szCs w:val="20"/>
        </w:rPr>
        <w:t xml:space="preserve">. W przypadku zaniechania przez Użytkownika tego obowiązku </w:t>
      </w:r>
      <w:r w:rsidRPr="001F3834">
        <w:rPr>
          <w:rFonts w:cs="Calibri"/>
          <w:color w:val="00000A"/>
          <w:sz w:val="20"/>
          <w:szCs w:val="20"/>
        </w:rPr>
        <w:t>Operator</w:t>
      </w:r>
      <w:r w:rsidR="00CD648F" w:rsidRPr="001F3834">
        <w:rPr>
          <w:rFonts w:cs="Calibri"/>
          <w:color w:val="00000A"/>
          <w:sz w:val="20"/>
          <w:szCs w:val="20"/>
        </w:rPr>
        <w:t xml:space="preserve"> nie jest w stanie zagwarantować, że </w:t>
      </w:r>
      <w:r w:rsidR="00D70098" w:rsidRPr="001F3834">
        <w:rPr>
          <w:rFonts w:cs="Calibri"/>
          <w:color w:val="00000A"/>
          <w:sz w:val="20"/>
          <w:szCs w:val="20"/>
        </w:rPr>
        <w:t>Aplikacj</w:t>
      </w:r>
      <w:r w:rsidR="008E4E82" w:rsidRPr="001F3834">
        <w:rPr>
          <w:rFonts w:cs="Calibri"/>
          <w:color w:val="00000A"/>
          <w:sz w:val="20"/>
          <w:szCs w:val="20"/>
        </w:rPr>
        <w:t>a</w:t>
      </w:r>
      <w:r w:rsidR="00CD648F" w:rsidRPr="001F3834">
        <w:rPr>
          <w:rFonts w:cs="Calibri"/>
          <w:color w:val="00000A"/>
          <w:sz w:val="20"/>
          <w:szCs w:val="20"/>
        </w:rPr>
        <w:t xml:space="preserve"> będzie funkcjonowała prawidłowo. </w:t>
      </w:r>
    </w:p>
    <w:p w14:paraId="1FF31AAE" w14:textId="36094EF9" w:rsidR="00484164" w:rsidRPr="001F3834" w:rsidRDefault="009D1809" w:rsidP="006667F9">
      <w:pPr>
        <w:pStyle w:val="Akapitzlist"/>
        <w:numPr>
          <w:ilvl w:val="0"/>
          <w:numId w:val="25"/>
        </w:numPr>
        <w:spacing w:before="0" w:after="0"/>
        <w:ind w:left="426"/>
        <w:jc w:val="both"/>
        <w:rPr>
          <w:sz w:val="20"/>
          <w:szCs w:val="20"/>
        </w:rPr>
      </w:pPr>
      <w:r w:rsidRPr="001F3834">
        <w:rPr>
          <w:rFonts w:cs="Calibri"/>
          <w:sz w:val="20"/>
          <w:szCs w:val="20"/>
          <w:shd w:val="clear" w:color="auto" w:fill="FFFFFF"/>
        </w:rPr>
        <w:t>Operator</w:t>
      </w:r>
      <w:r w:rsidR="00484164" w:rsidRPr="001F3834">
        <w:rPr>
          <w:rFonts w:cs="Calibri"/>
          <w:sz w:val="20"/>
          <w:szCs w:val="20"/>
          <w:shd w:val="clear" w:color="auto" w:fill="FFFFFF"/>
        </w:rPr>
        <w:t xml:space="preserve"> nie ponosi odpowiedzialności za prawidłowość działania </w:t>
      </w:r>
      <w:r w:rsidR="00D70098" w:rsidRPr="001F3834">
        <w:rPr>
          <w:rFonts w:cs="Calibri"/>
          <w:sz w:val="20"/>
          <w:szCs w:val="20"/>
          <w:shd w:val="clear" w:color="auto" w:fill="FFFFFF"/>
        </w:rPr>
        <w:t>Aplikacji</w:t>
      </w:r>
      <w:r w:rsidR="00484164" w:rsidRPr="001F3834">
        <w:rPr>
          <w:rFonts w:cs="Calibri"/>
          <w:sz w:val="20"/>
          <w:szCs w:val="20"/>
          <w:shd w:val="clear" w:color="auto" w:fill="FFFFFF"/>
        </w:rPr>
        <w:t xml:space="preserve"> na urządzeniach Użytkownik</w:t>
      </w:r>
      <w:r w:rsidR="001131C3" w:rsidRPr="001F3834">
        <w:rPr>
          <w:rFonts w:cs="Calibri"/>
          <w:sz w:val="20"/>
          <w:szCs w:val="20"/>
          <w:shd w:val="clear" w:color="auto" w:fill="FFFFFF"/>
        </w:rPr>
        <w:t>a</w:t>
      </w:r>
      <w:r w:rsidR="00484164" w:rsidRPr="001F3834">
        <w:rPr>
          <w:rFonts w:cs="Calibri"/>
          <w:sz w:val="20"/>
          <w:szCs w:val="20"/>
          <w:shd w:val="clear" w:color="auto" w:fill="FFFFFF"/>
        </w:rPr>
        <w:t xml:space="preserve">, jeżeli wadliwe działanie </w:t>
      </w:r>
      <w:r w:rsidR="00D70098" w:rsidRPr="001F3834">
        <w:rPr>
          <w:rFonts w:cs="Calibri"/>
          <w:sz w:val="20"/>
          <w:szCs w:val="20"/>
          <w:shd w:val="clear" w:color="auto" w:fill="FFFFFF"/>
        </w:rPr>
        <w:t>Aplikacji</w:t>
      </w:r>
      <w:r w:rsidR="00484164" w:rsidRPr="001F3834">
        <w:rPr>
          <w:rFonts w:cs="Calibri"/>
          <w:sz w:val="20"/>
          <w:szCs w:val="20"/>
          <w:shd w:val="clear" w:color="auto" w:fill="FFFFFF"/>
        </w:rPr>
        <w:t xml:space="preserve"> wynika</w:t>
      </w:r>
      <w:r w:rsidR="001131C3" w:rsidRPr="001F3834">
        <w:rPr>
          <w:rFonts w:cs="Calibri"/>
          <w:sz w:val="20"/>
          <w:szCs w:val="20"/>
          <w:shd w:val="clear" w:color="auto" w:fill="FFFFFF"/>
        </w:rPr>
        <w:t xml:space="preserve"> wyłącznie z przyczyn leżących po stronie Użytkownika w związku z niespełnieniem przez niego wymagań technicznych, o których mowa w ust. 2-</w:t>
      </w:r>
      <w:r w:rsidR="005E0E27" w:rsidRPr="001F3834">
        <w:rPr>
          <w:rFonts w:cs="Calibri"/>
          <w:sz w:val="20"/>
          <w:szCs w:val="20"/>
          <w:shd w:val="clear" w:color="auto" w:fill="FFFFFF"/>
        </w:rPr>
        <w:t>4</w:t>
      </w:r>
      <w:r w:rsidR="001131C3" w:rsidRPr="001F3834">
        <w:rPr>
          <w:rFonts w:cs="Calibri"/>
          <w:sz w:val="20"/>
          <w:szCs w:val="20"/>
          <w:shd w:val="clear" w:color="auto" w:fill="FFFFFF"/>
        </w:rPr>
        <w:t>, w szczególności w postaci</w:t>
      </w:r>
      <w:r w:rsidR="00484164" w:rsidRPr="001F3834">
        <w:rPr>
          <w:rFonts w:cs="Calibri"/>
          <w:sz w:val="20"/>
          <w:szCs w:val="20"/>
          <w:shd w:val="clear" w:color="auto" w:fill="FFFFFF"/>
        </w:rPr>
        <w:t xml:space="preserve"> użycia niewłaściwego urządzenia, </w:t>
      </w:r>
      <w:r w:rsidR="00484164" w:rsidRPr="001F3834">
        <w:rPr>
          <w:rFonts w:cstheme="minorHAnsi"/>
          <w:sz w:val="20"/>
          <w:szCs w:val="20"/>
          <w:shd w:val="clear" w:color="auto" w:fill="FFFFFF"/>
        </w:rPr>
        <w:t>niewłaściwej przeglądarki, błędnej konfiguracji lub innych przyczyn technicznych leżących po stronie Użytkownik</w:t>
      </w:r>
      <w:r w:rsidR="001131C3" w:rsidRPr="001F3834">
        <w:rPr>
          <w:rFonts w:cstheme="minorHAnsi"/>
          <w:sz w:val="20"/>
          <w:szCs w:val="20"/>
          <w:shd w:val="clear" w:color="auto" w:fill="FFFFFF"/>
        </w:rPr>
        <w:t>a</w:t>
      </w:r>
      <w:r w:rsidR="00484164" w:rsidRPr="001F3834">
        <w:rPr>
          <w:rFonts w:cstheme="minorHAnsi"/>
          <w:sz w:val="20"/>
          <w:szCs w:val="20"/>
          <w:shd w:val="clear" w:color="auto" w:fill="FFFFFF"/>
        </w:rPr>
        <w:t xml:space="preserve">. </w:t>
      </w:r>
    </w:p>
    <w:p w14:paraId="0CA54D0D" w14:textId="7BB94E2E" w:rsidR="00AC503A" w:rsidRPr="001F3834" w:rsidRDefault="00AC503A" w:rsidP="00F30784">
      <w:pPr>
        <w:pStyle w:val="Akapitzlist"/>
        <w:spacing w:before="0" w:after="0"/>
        <w:ind w:left="0"/>
        <w:jc w:val="center"/>
        <w:rPr>
          <w:rFonts w:cs="Calibri"/>
          <w:b/>
          <w:color w:val="00000A"/>
          <w:sz w:val="20"/>
          <w:szCs w:val="20"/>
        </w:rPr>
      </w:pPr>
    </w:p>
    <w:p w14:paraId="0CA54D40" w14:textId="6162CE99" w:rsidR="00AC503A" w:rsidRPr="001F3834" w:rsidRDefault="00904A8A" w:rsidP="00F30784">
      <w:pPr>
        <w:pStyle w:val="Akapitzlist"/>
        <w:spacing w:before="0" w:after="0"/>
        <w:ind w:left="0"/>
        <w:jc w:val="center"/>
        <w:rPr>
          <w:sz w:val="20"/>
          <w:szCs w:val="20"/>
        </w:rPr>
      </w:pPr>
      <w:r w:rsidRPr="001F3834">
        <w:rPr>
          <w:rFonts w:cs="Calibri"/>
          <w:b/>
          <w:color w:val="00000A"/>
          <w:sz w:val="20"/>
          <w:szCs w:val="20"/>
        </w:rPr>
        <w:t xml:space="preserve">§ </w:t>
      </w:r>
      <w:r w:rsidR="0086591B" w:rsidRPr="001F3834">
        <w:rPr>
          <w:rFonts w:cs="Calibri"/>
          <w:b/>
          <w:color w:val="00000A"/>
          <w:sz w:val="20"/>
          <w:szCs w:val="20"/>
        </w:rPr>
        <w:t>7</w:t>
      </w:r>
      <w:r w:rsidRPr="001F3834">
        <w:rPr>
          <w:rFonts w:cs="Calibri"/>
          <w:b/>
          <w:color w:val="00000A"/>
          <w:sz w:val="20"/>
          <w:szCs w:val="20"/>
        </w:rPr>
        <w:t xml:space="preserve">. </w:t>
      </w:r>
    </w:p>
    <w:p w14:paraId="0CA54D41" w14:textId="0AE1880A" w:rsidR="00AC503A" w:rsidRPr="001F3834" w:rsidRDefault="008D2D67" w:rsidP="00F30784">
      <w:pPr>
        <w:pStyle w:val="Akapitzlist"/>
        <w:spacing w:before="0" w:after="0"/>
        <w:ind w:left="0"/>
        <w:jc w:val="center"/>
        <w:rPr>
          <w:sz w:val="20"/>
          <w:szCs w:val="20"/>
        </w:rPr>
      </w:pPr>
      <w:r w:rsidRPr="001F3834">
        <w:rPr>
          <w:rFonts w:cs="Calibri"/>
          <w:b/>
          <w:color w:val="00000A"/>
          <w:sz w:val="20"/>
          <w:szCs w:val="20"/>
        </w:rPr>
        <w:t>Charakter</w:t>
      </w:r>
      <w:r w:rsidR="009F7C81" w:rsidRPr="001F3834">
        <w:rPr>
          <w:rFonts w:cs="Calibri"/>
          <w:b/>
          <w:color w:val="00000A"/>
          <w:sz w:val="20"/>
          <w:szCs w:val="20"/>
        </w:rPr>
        <w:t>,</w:t>
      </w:r>
      <w:r w:rsidRPr="001F3834">
        <w:rPr>
          <w:rFonts w:cs="Calibri"/>
          <w:b/>
          <w:color w:val="00000A"/>
          <w:sz w:val="20"/>
          <w:szCs w:val="20"/>
        </w:rPr>
        <w:t xml:space="preserve"> przeznaczenie </w:t>
      </w:r>
      <w:r w:rsidR="009F7C81" w:rsidRPr="001F3834">
        <w:rPr>
          <w:rFonts w:cs="Calibri"/>
          <w:b/>
          <w:color w:val="00000A"/>
          <w:sz w:val="20"/>
          <w:szCs w:val="20"/>
        </w:rPr>
        <w:t xml:space="preserve">i rozwój </w:t>
      </w:r>
      <w:r w:rsidR="00D70098" w:rsidRPr="001F3834">
        <w:rPr>
          <w:rFonts w:cs="Calibri"/>
          <w:b/>
          <w:color w:val="00000A"/>
          <w:sz w:val="20"/>
          <w:szCs w:val="20"/>
        </w:rPr>
        <w:t>Aplikacji</w:t>
      </w:r>
      <w:r w:rsidR="00904A8A" w:rsidRPr="001F3834">
        <w:rPr>
          <w:rFonts w:cs="Calibri"/>
          <w:b/>
          <w:color w:val="00000A"/>
          <w:sz w:val="20"/>
          <w:szCs w:val="20"/>
        </w:rPr>
        <w:t xml:space="preserve"> </w:t>
      </w:r>
    </w:p>
    <w:p w14:paraId="0CA54D44" w14:textId="74B3D6F7" w:rsidR="00AC503A" w:rsidRPr="001F3834" w:rsidRDefault="00D70098" w:rsidP="006667F9">
      <w:pPr>
        <w:pStyle w:val="Akapitzlist"/>
        <w:numPr>
          <w:ilvl w:val="0"/>
          <w:numId w:val="10"/>
        </w:numPr>
        <w:spacing w:before="0" w:after="0"/>
        <w:ind w:left="426"/>
        <w:jc w:val="both"/>
        <w:rPr>
          <w:sz w:val="20"/>
          <w:szCs w:val="20"/>
        </w:rPr>
      </w:pPr>
      <w:r w:rsidRPr="001F3834">
        <w:rPr>
          <w:rFonts w:cs="Calibri"/>
          <w:sz w:val="20"/>
          <w:szCs w:val="20"/>
        </w:rPr>
        <w:t>Aplikacj</w:t>
      </w:r>
      <w:r w:rsidR="008E4E82" w:rsidRPr="001F3834">
        <w:rPr>
          <w:rFonts w:cs="Calibri"/>
          <w:sz w:val="20"/>
          <w:szCs w:val="20"/>
        </w:rPr>
        <w:t>a</w:t>
      </w:r>
      <w:r w:rsidR="006C299D" w:rsidRPr="001F3834">
        <w:rPr>
          <w:rFonts w:cs="Calibri"/>
          <w:sz w:val="20"/>
          <w:szCs w:val="20"/>
        </w:rPr>
        <w:t xml:space="preserve"> został</w:t>
      </w:r>
      <w:r w:rsidR="005E0E27" w:rsidRPr="001F3834">
        <w:rPr>
          <w:rFonts w:cs="Calibri"/>
          <w:sz w:val="20"/>
          <w:szCs w:val="20"/>
        </w:rPr>
        <w:t>a</w:t>
      </w:r>
      <w:r w:rsidR="006C299D" w:rsidRPr="001F3834">
        <w:rPr>
          <w:rFonts w:cs="Calibri"/>
          <w:sz w:val="20"/>
          <w:szCs w:val="20"/>
        </w:rPr>
        <w:t xml:space="preserve"> stworzon</w:t>
      </w:r>
      <w:r w:rsidR="005E0E27" w:rsidRPr="001F3834">
        <w:rPr>
          <w:rFonts w:cs="Calibri"/>
          <w:sz w:val="20"/>
          <w:szCs w:val="20"/>
        </w:rPr>
        <w:t>a</w:t>
      </w:r>
      <w:r w:rsidR="006C299D" w:rsidRPr="001F3834">
        <w:rPr>
          <w:rFonts w:cs="Calibri"/>
          <w:sz w:val="20"/>
          <w:szCs w:val="20"/>
        </w:rPr>
        <w:t xml:space="preserve"> </w:t>
      </w:r>
      <w:r w:rsidR="009F7C81" w:rsidRPr="001F3834">
        <w:rPr>
          <w:rFonts w:cs="Calibri"/>
          <w:sz w:val="20"/>
          <w:szCs w:val="20"/>
        </w:rPr>
        <w:t>przede wszystkim w celu</w:t>
      </w:r>
      <w:r w:rsidR="006C299D" w:rsidRPr="001F3834">
        <w:rPr>
          <w:rFonts w:cs="Calibri"/>
          <w:sz w:val="20"/>
          <w:szCs w:val="20"/>
        </w:rPr>
        <w:t xml:space="preserve"> ułatwi</w:t>
      </w:r>
      <w:r w:rsidR="009F7C81" w:rsidRPr="001F3834">
        <w:rPr>
          <w:rFonts w:cs="Calibri"/>
          <w:sz w:val="20"/>
          <w:szCs w:val="20"/>
        </w:rPr>
        <w:t>enia</w:t>
      </w:r>
      <w:r w:rsidR="006C299D" w:rsidRPr="001F3834">
        <w:rPr>
          <w:rFonts w:cs="Calibri"/>
          <w:sz w:val="20"/>
          <w:szCs w:val="20"/>
        </w:rPr>
        <w:t xml:space="preserve"> </w:t>
      </w:r>
      <w:r w:rsidR="00431B92" w:rsidRPr="001F3834">
        <w:rPr>
          <w:rFonts w:cs="Calibri"/>
          <w:sz w:val="20"/>
          <w:szCs w:val="20"/>
        </w:rPr>
        <w:t>Użytkownikom</w:t>
      </w:r>
      <w:r w:rsidR="009F7C81" w:rsidRPr="001F3834">
        <w:rPr>
          <w:rFonts w:cs="Calibri"/>
          <w:sz w:val="20"/>
          <w:szCs w:val="20"/>
        </w:rPr>
        <w:t xml:space="preserve"> korzystania z</w:t>
      </w:r>
      <w:r w:rsidR="005E0E27" w:rsidRPr="001F3834">
        <w:rPr>
          <w:rFonts w:cs="Calibri"/>
          <w:sz w:val="20"/>
          <w:szCs w:val="20"/>
        </w:rPr>
        <w:t>e</w:t>
      </w:r>
      <w:r w:rsidR="009F7C81" w:rsidRPr="001F3834">
        <w:rPr>
          <w:rFonts w:cs="Calibri"/>
          <w:sz w:val="20"/>
          <w:szCs w:val="20"/>
        </w:rPr>
        <w:t xml:space="preserve"> </w:t>
      </w:r>
      <w:r w:rsidR="005E0E27" w:rsidRPr="001F3834">
        <w:rPr>
          <w:rFonts w:cs="Calibri"/>
          <w:sz w:val="20"/>
          <w:szCs w:val="20"/>
        </w:rPr>
        <w:t>Schowków</w:t>
      </w:r>
      <w:r w:rsidR="009F7C81" w:rsidRPr="001F3834">
        <w:rPr>
          <w:rFonts w:cs="Calibri"/>
          <w:sz w:val="20"/>
          <w:szCs w:val="20"/>
        </w:rPr>
        <w:t xml:space="preserve"> — w ramach </w:t>
      </w:r>
      <w:r w:rsidR="005E0E27" w:rsidRPr="001F3834">
        <w:rPr>
          <w:rFonts w:cs="Calibri"/>
          <w:sz w:val="20"/>
          <w:szCs w:val="20"/>
        </w:rPr>
        <w:t>Umowy Najmu</w:t>
      </w:r>
      <w:r w:rsidR="00C43922" w:rsidRPr="001F3834">
        <w:rPr>
          <w:rFonts w:cs="Calibri"/>
          <w:sz w:val="20"/>
          <w:szCs w:val="20"/>
        </w:rPr>
        <w:t>.</w:t>
      </w:r>
      <w:r w:rsidR="009F7C81" w:rsidRPr="001F3834">
        <w:rPr>
          <w:rFonts w:cs="Calibri"/>
          <w:sz w:val="20"/>
          <w:szCs w:val="20"/>
        </w:rPr>
        <w:t xml:space="preserve"> W związku z tym </w:t>
      </w:r>
      <w:r w:rsidRPr="001F3834">
        <w:rPr>
          <w:rFonts w:cs="Calibri"/>
          <w:sz w:val="20"/>
          <w:szCs w:val="20"/>
        </w:rPr>
        <w:t>Aplikacj</w:t>
      </w:r>
      <w:r w:rsidR="008E4E82" w:rsidRPr="001F3834">
        <w:rPr>
          <w:rFonts w:cs="Calibri"/>
          <w:sz w:val="20"/>
          <w:szCs w:val="20"/>
        </w:rPr>
        <w:t>a</w:t>
      </w:r>
      <w:r w:rsidR="009F7C81" w:rsidRPr="001F3834">
        <w:rPr>
          <w:rFonts w:cs="Calibri"/>
          <w:sz w:val="20"/>
          <w:szCs w:val="20"/>
        </w:rPr>
        <w:t xml:space="preserve"> ma charakter pomocniczy w odniesieniu do </w:t>
      </w:r>
      <w:r w:rsidR="006B4CCB" w:rsidRPr="001F3834">
        <w:rPr>
          <w:rFonts w:cs="Calibri"/>
          <w:sz w:val="20"/>
          <w:szCs w:val="20"/>
        </w:rPr>
        <w:t xml:space="preserve">głównego celu, jakim jest Najem Schowków. </w:t>
      </w:r>
      <w:r w:rsidR="00C43922" w:rsidRPr="001F3834">
        <w:rPr>
          <w:rFonts w:cs="Calibri"/>
          <w:sz w:val="20"/>
          <w:szCs w:val="20"/>
        </w:rPr>
        <w:t xml:space="preserve"> </w:t>
      </w:r>
      <w:r w:rsidR="00904A8A" w:rsidRPr="001F3834">
        <w:rPr>
          <w:rFonts w:cs="Calibri"/>
          <w:sz w:val="20"/>
          <w:szCs w:val="20"/>
        </w:rPr>
        <w:t xml:space="preserve"> </w:t>
      </w:r>
    </w:p>
    <w:p w14:paraId="52AD253D" w14:textId="620156DF" w:rsidR="00713962" w:rsidRPr="001F3834" w:rsidRDefault="00D70098" w:rsidP="006667F9">
      <w:pPr>
        <w:pStyle w:val="Akapitzlist"/>
        <w:numPr>
          <w:ilvl w:val="0"/>
          <w:numId w:val="10"/>
        </w:numPr>
        <w:spacing w:before="0" w:after="0"/>
        <w:ind w:left="426"/>
        <w:jc w:val="both"/>
        <w:rPr>
          <w:sz w:val="20"/>
          <w:szCs w:val="20"/>
        </w:rPr>
      </w:pPr>
      <w:r w:rsidRPr="001F3834">
        <w:rPr>
          <w:rFonts w:cs="Calibri"/>
          <w:sz w:val="20"/>
          <w:szCs w:val="20"/>
        </w:rPr>
        <w:t>Aplikacj</w:t>
      </w:r>
      <w:r w:rsidR="00640DE3" w:rsidRPr="001F3834">
        <w:rPr>
          <w:rFonts w:cs="Calibri"/>
          <w:sz w:val="20"/>
          <w:szCs w:val="20"/>
        </w:rPr>
        <w:t>a</w:t>
      </w:r>
      <w:r w:rsidR="00713962" w:rsidRPr="001F3834">
        <w:rPr>
          <w:rFonts w:cs="Calibri"/>
          <w:sz w:val="20"/>
          <w:szCs w:val="20"/>
        </w:rPr>
        <w:t xml:space="preserve"> umożliwia Użytkownikom</w:t>
      </w:r>
      <w:r w:rsidR="00C332AE" w:rsidRPr="001F3834">
        <w:rPr>
          <w:rFonts w:cs="Calibri"/>
          <w:sz w:val="20"/>
          <w:szCs w:val="20"/>
        </w:rPr>
        <w:t xml:space="preserve"> między innymi</w:t>
      </w:r>
      <w:r w:rsidR="00713962" w:rsidRPr="001F3834">
        <w:rPr>
          <w:rFonts w:cs="Calibri"/>
          <w:sz w:val="20"/>
          <w:szCs w:val="20"/>
        </w:rPr>
        <w:t>:</w:t>
      </w:r>
    </w:p>
    <w:p w14:paraId="287499C7" w14:textId="6FC207C0" w:rsidR="00A81903" w:rsidRPr="001F3834" w:rsidRDefault="00A81903" w:rsidP="006667F9">
      <w:pPr>
        <w:pStyle w:val="Akapitzlist"/>
        <w:numPr>
          <w:ilvl w:val="0"/>
          <w:numId w:val="17"/>
        </w:numPr>
        <w:spacing w:before="0" w:after="0"/>
        <w:jc w:val="both"/>
        <w:rPr>
          <w:sz w:val="20"/>
          <w:szCs w:val="20"/>
        </w:rPr>
      </w:pPr>
      <w:r w:rsidRPr="001F3834">
        <w:rPr>
          <w:sz w:val="20"/>
          <w:szCs w:val="20"/>
        </w:rPr>
        <w:t xml:space="preserve">składanie </w:t>
      </w:r>
      <w:r w:rsidR="00626AE4" w:rsidRPr="001F3834">
        <w:rPr>
          <w:sz w:val="20"/>
          <w:szCs w:val="20"/>
        </w:rPr>
        <w:t>Dyspozycji Najmu</w:t>
      </w:r>
      <w:r w:rsidRPr="001F3834">
        <w:rPr>
          <w:sz w:val="20"/>
          <w:szCs w:val="20"/>
        </w:rPr>
        <w:t>;</w:t>
      </w:r>
    </w:p>
    <w:p w14:paraId="1C3C2B7B" w14:textId="2A5CC97C" w:rsidR="00A81903" w:rsidRPr="001C6B40" w:rsidRDefault="00A81903" w:rsidP="006667F9">
      <w:pPr>
        <w:pStyle w:val="Akapitzlist"/>
        <w:numPr>
          <w:ilvl w:val="0"/>
          <w:numId w:val="17"/>
        </w:numPr>
        <w:spacing w:before="0" w:after="0"/>
        <w:jc w:val="both"/>
        <w:rPr>
          <w:sz w:val="20"/>
          <w:szCs w:val="20"/>
        </w:rPr>
      </w:pPr>
      <w:r w:rsidRPr="001C6B40">
        <w:rPr>
          <w:sz w:val="20"/>
          <w:szCs w:val="20"/>
        </w:rPr>
        <w:t xml:space="preserve">wybór </w:t>
      </w:r>
      <w:r w:rsidR="001E5F52" w:rsidRPr="001C6B40">
        <w:rPr>
          <w:sz w:val="20"/>
          <w:szCs w:val="20"/>
        </w:rPr>
        <w:t xml:space="preserve">rodzaju Schowka </w:t>
      </w:r>
    </w:p>
    <w:p w14:paraId="421A402B" w14:textId="5FCA1CA6" w:rsidR="00A81903" w:rsidRPr="001F3834" w:rsidRDefault="00366B32" w:rsidP="006667F9">
      <w:pPr>
        <w:pStyle w:val="Akapitzlist"/>
        <w:numPr>
          <w:ilvl w:val="0"/>
          <w:numId w:val="17"/>
        </w:numPr>
        <w:spacing w:before="0" w:after="0"/>
        <w:jc w:val="both"/>
        <w:rPr>
          <w:sz w:val="20"/>
          <w:szCs w:val="20"/>
        </w:rPr>
      </w:pPr>
      <w:r w:rsidRPr="001F3834">
        <w:rPr>
          <w:sz w:val="20"/>
          <w:szCs w:val="20"/>
        </w:rPr>
        <w:t xml:space="preserve">wybór </w:t>
      </w:r>
      <w:r w:rsidR="001E5F52" w:rsidRPr="001F3834">
        <w:rPr>
          <w:sz w:val="20"/>
          <w:szCs w:val="20"/>
        </w:rPr>
        <w:t>C</w:t>
      </w:r>
      <w:r w:rsidRPr="001F3834">
        <w:rPr>
          <w:sz w:val="20"/>
          <w:szCs w:val="20"/>
        </w:rPr>
        <w:t>zasu Najmu i jego ewentualne przedłużenie;</w:t>
      </w:r>
    </w:p>
    <w:p w14:paraId="041C86AB" w14:textId="3EBB198A" w:rsidR="00A81903" w:rsidRPr="001F3834" w:rsidRDefault="00A81903" w:rsidP="006667F9">
      <w:pPr>
        <w:pStyle w:val="Akapitzlist"/>
        <w:numPr>
          <w:ilvl w:val="0"/>
          <w:numId w:val="17"/>
        </w:numPr>
        <w:spacing w:before="0" w:after="0"/>
        <w:jc w:val="both"/>
        <w:rPr>
          <w:sz w:val="20"/>
          <w:szCs w:val="20"/>
        </w:rPr>
      </w:pPr>
      <w:r w:rsidRPr="001F3834">
        <w:rPr>
          <w:sz w:val="20"/>
          <w:szCs w:val="20"/>
        </w:rPr>
        <w:t xml:space="preserve">uiszczanie </w:t>
      </w:r>
      <w:r w:rsidR="001E5F52" w:rsidRPr="001F3834">
        <w:rPr>
          <w:sz w:val="20"/>
          <w:szCs w:val="20"/>
        </w:rPr>
        <w:t>O</w:t>
      </w:r>
      <w:r w:rsidRPr="001F3834">
        <w:rPr>
          <w:sz w:val="20"/>
          <w:szCs w:val="20"/>
        </w:rPr>
        <w:t xml:space="preserve">płat </w:t>
      </w:r>
      <w:r w:rsidR="001E5F52" w:rsidRPr="001F3834">
        <w:rPr>
          <w:sz w:val="20"/>
          <w:szCs w:val="20"/>
        </w:rPr>
        <w:t>C</w:t>
      </w:r>
      <w:r w:rsidR="00366B32" w:rsidRPr="001F3834">
        <w:rPr>
          <w:sz w:val="20"/>
          <w:szCs w:val="20"/>
        </w:rPr>
        <w:t xml:space="preserve">zynszowych i </w:t>
      </w:r>
      <w:r w:rsidR="001E5F52" w:rsidRPr="001F3834">
        <w:rPr>
          <w:sz w:val="20"/>
          <w:szCs w:val="20"/>
        </w:rPr>
        <w:t>O</w:t>
      </w:r>
      <w:r w:rsidR="00366B32" w:rsidRPr="001F3834">
        <w:rPr>
          <w:sz w:val="20"/>
          <w:szCs w:val="20"/>
        </w:rPr>
        <w:t xml:space="preserve">płat za </w:t>
      </w:r>
      <w:r w:rsidR="008B4EE1" w:rsidRPr="001F3834">
        <w:rPr>
          <w:sz w:val="20"/>
          <w:szCs w:val="20"/>
        </w:rPr>
        <w:t>Usługi Elektroniczne;</w:t>
      </w:r>
    </w:p>
    <w:p w14:paraId="53CE8756" w14:textId="791EDCAF" w:rsidR="007501E0" w:rsidRPr="001F3834" w:rsidRDefault="007501E0" w:rsidP="006667F9">
      <w:pPr>
        <w:pStyle w:val="Akapitzlist"/>
        <w:numPr>
          <w:ilvl w:val="0"/>
          <w:numId w:val="17"/>
        </w:numPr>
        <w:spacing w:before="0" w:after="0"/>
        <w:jc w:val="both"/>
        <w:rPr>
          <w:sz w:val="20"/>
          <w:szCs w:val="20"/>
        </w:rPr>
      </w:pPr>
      <w:r w:rsidRPr="001F3834">
        <w:rPr>
          <w:sz w:val="20"/>
          <w:szCs w:val="20"/>
        </w:rPr>
        <w:t xml:space="preserve">kalkulowanie </w:t>
      </w:r>
      <w:r w:rsidR="001E5F52" w:rsidRPr="001F3834">
        <w:rPr>
          <w:sz w:val="20"/>
          <w:szCs w:val="20"/>
        </w:rPr>
        <w:t>O</w:t>
      </w:r>
      <w:r w:rsidRPr="001F3834">
        <w:rPr>
          <w:sz w:val="20"/>
          <w:szCs w:val="20"/>
        </w:rPr>
        <w:t xml:space="preserve">płat </w:t>
      </w:r>
      <w:r w:rsidR="001E5F52" w:rsidRPr="001F3834">
        <w:rPr>
          <w:sz w:val="20"/>
          <w:szCs w:val="20"/>
        </w:rPr>
        <w:t>C</w:t>
      </w:r>
      <w:r w:rsidRPr="001F3834">
        <w:rPr>
          <w:sz w:val="20"/>
          <w:szCs w:val="20"/>
        </w:rPr>
        <w:t>zynszowych;</w:t>
      </w:r>
    </w:p>
    <w:p w14:paraId="0F1B23C4" w14:textId="410943FF" w:rsidR="00F9093C" w:rsidRPr="001F3834" w:rsidRDefault="00F9093C" w:rsidP="006667F9">
      <w:pPr>
        <w:pStyle w:val="Akapitzlist"/>
        <w:numPr>
          <w:ilvl w:val="0"/>
          <w:numId w:val="17"/>
        </w:numPr>
        <w:spacing w:before="0" w:after="0"/>
        <w:jc w:val="both"/>
        <w:rPr>
          <w:sz w:val="20"/>
          <w:szCs w:val="20"/>
        </w:rPr>
      </w:pPr>
      <w:r w:rsidRPr="001F3834">
        <w:rPr>
          <w:sz w:val="20"/>
          <w:szCs w:val="20"/>
        </w:rPr>
        <w:t>otrzymywanie faktur na podany adres e-mail;</w:t>
      </w:r>
    </w:p>
    <w:p w14:paraId="2C2DDED0" w14:textId="77777777" w:rsidR="00C332AE" w:rsidRPr="001F3834" w:rsidRDefault="00C332AE" w:rsidP="006667F9">
      <w:pPr>
        <w:pStyle w:val="Akapitzlist"/>
        <w:numPr>
          <w:ilvl w:val="0"/>
          <w:numId w:val="17"/>
        </w:numPr>
        <w:spacing w:before="0" w:after="0"/>
        <w:jc w:val="both"/>
        <w:rPr>
          <w:sz w:val="20"/>
          <w:szCs w:val="20"/>
        </w:rPr>
      </w:pPr>
      <w:r w:rsidRPr="001F3834">
        <w:rPr>
          <w:sz w:val="20"/>
          <w:szCs w:val="20"/>
        </w:rPr>
        <w:t>otwieranie bramy w miejscu, gdzie znajdują się Schowki;</w:t>
      </w:r>
    </w:p>
    <w:p w14:paraId="618FC1E6" w14:textId="6FA2AD04" w:rsidR="00D07A17" w:rsidRPr="001F3834" w:rsidRDefault="009D1809" w:rsidP="006667F9">
      <w:pPr>
        <w:pStyle w:val="Akapitzlist"/>
        <w:numPr>
          <w:ilvl w:val="0"/>
          <w:numId w:val="10"/>
        </w:numPr>
        <w:ind w:left="426"/>
        <w:jc w:val="both"/>
        <w:rPr>
          <w:rFonts w:ascii="Cambria" w:hAnsi="Cambria"/>
          <w:sz w:val="20"/>
          <w:szCs w:val="20"/>
        </w:rPr>
      </w:pPr>
      <w:r w:rsidRPr="001F3834">
        <w:rPr>
          <w:rFonts w:ascii="Cambria" w:hAnsi="Cambria"/>
          <w:sz w:val="20"/>
          <w:szCs w:val="20"/>
        </w:rPr>
        <w:t>Operator</w:t>
      </w:r>
      <w:r w:rsidR="00D07A17" w:rsidRPr="001F3834">
        <w:rPr>
          <w:rFonts w:ascii="Cambria" w:hAnsi="Cambria"/>
          <w:sz w:val="20"/>
          <w:szCs w:val="20"/>
        </w:rPr>
        <w:t xml:space="preserve"> dostarcza Aplikację w modelu „as </w:t>
      </w:r>
      <w:proofErr w:type="spellStart"/>
      <w:r w:rsidR="00D07A17" w:rsidRPr="001F3834">
        <w:rPr>
          <w:rFonts w:ascii="Cambria" w:hAnsi="Cambria"/>
          <w:sz w:val="20"/>
          <w:szCs w:val="20"/>
        </w:rPr>
        <w:t>is</w:t>
      </w:r>
      <w:proofErr w:type="spellEnd"/>
      <w:r w:rsidR="00D07A17" w:rsidRPr="001F3834">
        <w:rPr>
          <w:rFonts w:ascii="Cambria" w:hAnsi="Cambria"/>
          <w:sz w:val="20"/>
          <w:szCs w:val="20"/>
        </w:rPr>
        <w:t xml:space="preserve">”, co Użytkownik akceptuje. </w:t>
      </w:r>
      <w:r w:rsidRPr="001F3834">
        <w:rPr>
          <w:rFonts w:ascii="Cambria" w:hAnsi="Cambria"/>
          <w:sz w:val="20"/>
          <w:szCs w:val="20"/>
        </w:rPr>
        <w:t>Operator</w:t>
      </w:r>
      <w:r w:rsidR="00D07A17" w:rsidRPr="001F3834">
        <w:rPr>
          <w:rFonts w:ascii="Cambria" w:hAnsi="Cambria"/>
          <w:sz w:val="20"/>
          <w:szCs w:val="20"/>
        </w:rPr>
        <w:t xml:space="preserve"> nie daje żadnych gwarancji, że </w:t>
      </w:r>
      <w:r w:rsidR="00D70098" w:rsidRPr="001F3834">
        <w:rPr>
          <w:rFonts w:ascii="Cambria" w:hAnsi="Cambria"/>
          <w:sz w:val="20"/>
          <w:szCs w:val="20"/>
        </w:rPr>
        <w:t>Aplikacj</w:t>
      </w:r>
      <w:r w:rsidR="001D5765" w:rsidRPr="001F3834">
        <w:rPr>
          <w:rFonts w:ascii="Cambria" w:hAnsi="Cambria"/>
          <w:sz w:val="20"/>
          <w:szCs w:val="20"/>
        </w:rPr>
        <w:t>a</w:t>
      </w:r>
      <w:r w:rsidR="00D07A17" w:rsidRPr="001F3834">
        <w:rPr>
          <w:rFonts w:ascii="Cambria" w:hAnsi="Cambria"/>
          <w:sz w:val="20"/>
          <w:szCs w:val="20"/>
        </w:rPr>
        <w:t xml:space="preserve"> będzie w pełni odpowiadała wszystkim potrzebom Użytkowników, jak również nie zapewnia, że za pomocą </w:t>
      </w:r>
      <w:r w:rsidR="00D70098" w:rsidRPr="001F3834">
        <w:rPr>
          <w:rFonts w:ascii="Cambria" w:hAnsi="Cambria"/>
          <w:sz w:val="20"/>
          <w:szCs w:val="20"/>
        </w:rPr>
        <w:t>Aplikacji</w:t>
      </w:r>
      <w:r w:rsidR="00D07A17" w:rsidRPr="001F3834">
        <w:rPr>
          <w:rFonts w:ascii="Cambria" w:hAnsi="Cambria"/>
          <w:sz w:val="20"/>
          <w:szCs w:val="20"/>
        </w:rPr>
        <w:t xml:space="preserve"> będzie możliwe zrealizowane wszystkich celów, o których mowa w ust. 1, oczekiwanych przez Użytkowników. </w:t>
      </w:r>
      <w:r w:rsidR="008B0BA8" w:rsidRPr="001F3834">
        <w:rPr>
          <w:rFonts w:ascii="Cambria" w:hAnsi="Cambria"/>
          <w:sz w:val="20"/>
          <w:szCs w:val="20"/>
        </w:rPr>
        <w:t xml:space="preserve">Operator jest zobowiązany dostarczyć Aplikację i Usługi Elektroniczne </w:t>
      </w:r>
      <w:r w:rsidR="005F60CC" w:rsidRPr="001F3834">
        <w:rPr>
          <w:rFonts w:ascii="Cambria" w:hAnsi="Cambria"/>
          <w:sz w:val="20"/>
          <w:szCs w:val="20"/>
        </w:rPr>
        <w:t xml:space="preserve">zgodne z Regulaminem. </w:t>
      </w:r>
    </w:p>
    <w:p w14:paraId="0CA54D47" w14:textId="2171493B" w:rsidR="00AC503A" w:rsidRPr="001F3834" w:rsidRDefault="00904A8A" w:rsidP="006667F9">
      <w:pPr>
        <w:pStyle w:val="Akapitzlist"/>
        <w:numPr>
          <w:ilvl w:val="0"/>
          <w:numId w:val="10"/>
        </w:numPr>
        <w:spacing w:before="0" w:after="0"/>
        <w:ind w:left="426"/>
        <w:jc w:val="both"/>
        <w:rPr>
          <w:sz w:val="20"/>
          <w:szCs w:val="20"/>
        </w:rPr>
      </w:pPr>
      <w:r w:rsidRPr="001F3834">
        <w:rPr>
          <w:rFonts w:cs="Calibri"/>
          <w:color w:val="00000A"/>
          <w:sz w:val="20"/>
          <w:szCs w:val="20"/>
        </w:rPr>
        <w:t xml:space="preserve">Z uwagi, że </w:t>
      </w:r>
      <w:r w:rsidR="00D70098" w:rsidRPr="001F3834">
        <w:rPr>
          <w:rFonts w:cs="Calibri"/>
          <w:color w:val="00000A"/>
          <w:sz w:val="20"/>
          <w:szCs w:val="20"/>
        </w:rPr>
        <w:t>Aplikacj</w:t>
      </w:r>
      <w:r w:rsidR="00F2796A" w:rsidRPr="001F3834">
        <w:rPr>
          <w:rFonts w:cs="Calibri"/>
          <w:color w:val="00000A"/>
          <w:sz w:val="20"/>
          <w:szCs w:val="20"/>
        </w:rPr>
        <w:t xml:space="preserve">a </w:t>
      </w:r>
      <w:r w:rsidR="00273909" w:rsidRPr="001F3834">
        <w:rPr>
          <w:rFonts w:cs="Calibri"/>
          <w:color w:val="00000A"/>
          <w:sz w:val="20"/>
          <w:szCs w:val="20"/>
        </w:rPr>
        <w:t>stanowi</w:t>
      </w:r>
      <w:r w:rsidRPr="001F3834">
        <w:rPr>
          <w:rFonts w:cs="Calibri"/>
          <w:color w:val="00000A"/>
          <w:sz w:val="20"/>
          <w:szCs w:val="20"/>
        </w:rPr>
        <w:t xml:space="preserve"> oryginaln</w:t>
      </w:r>
      <w:r w:rsidR="00273909" w:rsidRPr="001F3834">
        <w:rPr>
          <w:rFonts w:cs="Calibri"/>
          <w:color w:val="00000A"/>
          <w:sz w:val="20"/>
          <w:szCs w:val="20"/>
        </w:rPr>
        <w:t>e</w:t>
      </w:r>
      <w:r w:rsidRPr="001F3834">
        <w:rPr>
          <w:rFonts w:cs="Calibri"/>
          <w:color w:val="00000A"/>
          <w:sz w:val="20"/>
          <w:szCs w:val="20"/>
        </w:rPr>
        <w:t xml:space="preserve"> oprogramowanie </w:t>
      </w:r>
      <w:r w:rsidR="009D1809" w:rsidRPr="001F3834">
        <w:rPr>
          <w:rFonts w:cs="Calibri"/>
          <w:color w:val="00000A"/>
          <w:sz w:val="20"/>
          <w:szCs w:val="20"/>
        </w:rPr>
        <w:t>Operatora</w:t>
      </w:r>
      <w:r w:rsidRPr="001F3834">
        <w:rPr>
          <w:rFonts w:cs="Calibri"/>
          <w:color w:val="00000A"/>
          <w:sz w:val="20"/>
          <w:szCs w:val="20"/>
        </w:rPr>
        <w:t xml:space="preserve">, </w:t>
      </w:r>
      <w:r w:rsidR="009D1809" w:rsidRPr="001F3834">
        <w:rPr>
          <w:rFonts w:cs="Calibri"/>
          <w:color w:val="00000A"/>
          <w:sz w:val="20"/>
          <w:szCs w:val="20"/>
        </w:rPr>
        <w:t>Operator</w:t>
      </w:r>
      <w:r w:rsidRPr="001F3834">
        <w:rPr>
          <w:rFonts w:cs="Calibri"/>
          <w:color w:val="00000A"/>
          <w:sz w:val="20"/>
          <w:szCs w:val="20"/>
        </w:rPr>
        <w:t xml:space="preserve"> może prowadzić prace techniczne i informatyczne, które będą miały na celu rozwój </w:t>
      </w:r>
      <w:r w:rsidR="00D70098" w:rsidRPr="001F3834">
        <w:rPr>
          <w:rFonts w:cs="Calibri"/>
          <w:color w:val="00000A"/>
          <w:sz w:val="20"/>
          <w:szCs w:val="20"/>
        </w:rPr>
        <w:t>Aplikacji</w:t>
      </w:r>
      <w:r w:rsidRPr="001F3834">
        <w:rPr>
          <w:rFonts w:cs="Calibri"/>
          <w:color w:val="00000A"/>
          <w:sz w:val="20"/>
          <w:szCs w:val="20"/>
        </w:rPr>
        <w:t xml:space="preserve"> oraz zapewnienie świadczenia Usług</w:t>
      </w:r>
      <w:r w:rsidR="00F9093C" w:rsidRPr="001F3834">
        <w:rPr>
          <w:rFonts w:cs="Calibri"/>
          <w:color w:val="00000A"/>
          <w:sz w:val="20"/>
          <w:szCs w:val="20"/>
        </w:rPr>
        <w:t xml:space="preserve"> Elektronicznych</w:t>
      </w:r>
      <w:r w:rsidR="004C7493" w:rsidRPr="001F3834">
        <w:rPr>
          <w:rFonts w:cs="Calibri"/>
          <w:color w:val="00000A"/>
          <w:sz w:val="20"/>
          <w:szCs w:val="20"/>
        </w:rPr>
        <w:t xml:space="preserve"> i Najmu</w:t>
      </w:r>
      <w:r w:rsidRPr="001F3834">
        <w:rPr>
          <w:rFonts w:cs="Calibri"/>
          <w:color w:val="00000A"/>
          <w:sz w:val="20"/>
          <w:szCs w:val="20"/>
        </w:rPr>
        <w:t xml:space="preserve"> na jak najwyższym poziomie.</w:t>
      </w:r>
    </w:p>
    <w:p w14:paraId="0CA54D48" w14:textId="31C90B51" w:rsidR="00AC503A" w:rsidRPr="001F3834" w:rsidRDefault="00904A8A" w:rsidP="006667F9">
      <w:pPr>
        <w:pStyle w:val="Akapitzlist"/>
        <w:numPr>
          <w:ilvl w:val="0"/>
          <w:numId w:val="10"/>
        </w:numPr>
        <w:spacing w:before="0" w:after="0"/>
        <w:ind w:left="426"/>
        <w:jc w:val="both"/>
        <w:rPr>
          <w:sz w:val="20"/>
          <w:szCs w:val="20"/>
        </w:rPr>
      </w:pPr>
      <w:r w:rsidRPr="001F3834">
        <w:rPr>
          <w:rFonts w:cs="Calibri"/>
          <w:color w:val="00000A"/>
          <w:sz w:val="20"/>
          <w:szCs w:val="20"/>
        </w:rPr>
        <w:t xml:space="preserve">W ramach rozwoju </w:t>
      </w:r>
      <w:r w:rsidR="00D70098" w:rsidRPr="001F3834">
        <w:rPr>
          <w:rFonts w:cs="Calibri"/>
          <w:color w:val="00000A"/>
          <w:sz w:val="20"/>
          <w:szCs w:val="20"/>
        </w:rPr>
        <w:t>Aplikacji</w:t>
      </w:r>
      <w:r w:rsidRPr="001F3834">
        <w:rPr>
          <w:rFonts w:cs="Calibri"/>
          <w:color w:val="00000A"/>
          <w:sz w:val="20"/>
          <w:szCs w:val="20"/>
        </w:rPr>
        <w:t xml:space="preserve">, zgodnie z ust. </w:t>
      </w:r>
      <w:r w:rsidR="002D1A02" w:rsidRPr="001F3834">
        <w:rPr>
          <w:rFonts w:cs="Calibri"/>
          <w:color w:val="00000A"/>
          <w:sz w:val="20"/>
          <w:szCs w:val="20"/>
        </w:rPr>
        <w:t>4</w:t>
      </w:r>
      <w:r w:rsidRPr="001F3834">
        <w:rPr>
          <w:rFonts w:cs="Calibri"/>
          <w:color w:val="00000A"/>
          <w:sz w:val="20"/>
          <w:szCs w:val="20"/>
        </w:rPr>
        <w:t xml:space="preserve">, </w:t>
      </w:r>
      <w:r w:rsidR="009D1809" w:rsidRPr="001F3834">
        <w:rPr>
          <w:rFonts w:cs="Calibri"/>
          <w:color w:val="00000A"/>
          <w:sz w:val="20"/>
          <w:szCs w:val="20"/>
        </w:rPr>
        <w:t>Operator</w:t>
      </w:r>
      <w:r w:rsidRPr="001F3834">
        <w:rPr>
          <w:rFonts w:cs="Calibri"/>
          <w:color w:val="00000A"/>
          <w:sz w:val="20"/>
          <w:szCs w:val="20"/>
        </w:rPr>
        <w:t xml:space="preserve"> może w szczególności:</w:t>
      </w:r>
    </w:p>
    <w:p w14:paraId="0CA54D49" w14:textId="4ED453C9" w:rsidR="00AC503A" w:rsidRPr="001F3834" w:rsidRDefault="00904A8A" w:rsidP="006667F9">
      <w:pPr>
        <w:pStyle w:val="Akapitzlist"/>
        <w:numPr>
          <w:ilvl w:val="0"/>
          <w:numId w:val="11"/>
        </w:numPr>
        <w:spacing w:before="0" w:after="0"/>
        <w:jc w:val="both"/>
        <w:rPr>
          <w:sz w:val="20"/>
          <w:szCs w:val="20"/>
        </w:rPr>
      </w:pPr>
      <w:r w:rsidRPr="001F3834">
        <w:rPr>
          <w:rFonts w:cs="Calibri"/>
          <w:color w:val="00000A"/>
          <w:sz w:val="20"/>
          <w:szCs w:val="20"/>
        </w:rPr>
        <w:lastRenderedPageBreak/>
        <w:t xml:space="preserve">dodawać nowe funkcjonalności oraz zmieniać lub usuwać istniejące funkcjonalności w ramach </w:t>
      </w:r>
      <w:r w:rsidR="00D70098" w:rsidRPr="001F3834">
        <w:rPr>
          <w:rFonts w:cs="Calibri"/>
          <w:color w:val="00000A"/>
          <w:sz w:val="20"/>
          <w:szCs w:val="20"/>
        </w:rPr>
        <w:t>Aplikacji</w:t>
      </w:r>
      <w:r w:rsidRPr="001F3834">
        <w:rPr>
          <w:rFonts w:cs="Calibri"/>
          <w:color w:val="00000A"/>
          <w:sz w:val="20"/>
          <w:szCs w:val="20"/>
        </w:rPr>
        <w:t>;</w:t>
      </w:r>
    </w:p>
    <w:p w14:paraId="44854A9E" w14:textId="6D510FB2" w:rsidR="00392941" w:rsidRPr="001F3834" w:rsidRDefault="00904A8A" w:rsidP="006667F9">
      <w:pPr>
        <w:pStyle w:val="Akapitzlist"/>
        <w:numPr>
          <w:ilvl w:val="0"/>
          <w:numId w:val="11"/>
        </w:numPr>
        <w:spacing w:before="0" w:after="0"/>
        <w:jc w:val="both"/>
        <w:rPr>
          <w:sz w:val="20"/>
          <w:szCs w:val="20"/>
        </w:rPr>
      </w:pPr>
      <w:r w:rsidRPr="001F3834">
        <w:rPr>
          <w:rFonts w:cs="Calibri"/>
          <w:color w:val="00000A"/>
          <w:sz w:val="20"/>
          <w:szCs w:val="20"/>
        </w:rPr>
        <w:t>zast</w:t>
      </w:r>
      <w:r w:rsidR="0071430F" w:rsidRPr="001F3834">
        <w:rPr>
          <w:rFonts w:cs="Calibri"/>
          <w:color w:val="00000A"/>
          <w:sz w:val="20"/>
          <w:szCs w:val="20"/>
        </w:rPr>
        <w:t>ą</w:t>
      </w:r>
      <w:r w:rsidRPr="001F3834">
        <w:rPr>
          <w:rFonts w:cs="Calibri"/>
          <w:color w:val="00000A"/>
          <w:sz w:val="20"/>
          <w:szCs w:val="20"/>
        </w:rPr>
        <w:t>p</w:t>
      </w:r>
      <w:r w:rsidR="0071430F" w:rsidRPr="001F3834">
        <w:rPr>
          <w:rFonts w:cs="Calibri"/>
          <w:color w:val="00000A"/>
          <w:sz w:val="20"/>
          <w:szCs w:val="20"/>
        </w:rPr>
        <w:t>ić</w:t>
      </w:r>
      <w:r w:rsidRPr="001F3834">
        <w:rPr>
          <w:rFonts w:cs="Calibri"/>
          <w:color w:val="00000A"/>
          <w:sz w:val="20"/>
          <w:szCs w:val="20"/>
        </w:rPr>
        <w:t xml:space="preserve"> </w:t>
      </w:r>
      <w:r w:rsidR="00D70098" w:rsidRPr="001F3834">
        <w:rPr>
          <w:rFonts w:cs="Calibri"/>
          <w:color w:val="00000A"/>
          <w:sz w:val="20"/>
          <w:szCs w:val="20"/>
        </w:rPr>
        <w:t>Aplikację</w:t>
      </w:r>
      <w:r w:rsidR="0071430F" w:rsidRPr="001F3834">
        <w:rPr>
          <w:rFonts w:cs="Calibri"/>
          <w:color w:val="00000A"/>
          <w:sz w:val="20"/>
          <w:szCs w:val="20"/>
        </w:rPr>
        <w:t xml:space="preserve"> </w:t>
      </w:r>
      <w:r w:rsidRPr="001F3834">
        <w:rPr>
          <w:rFonts w:cs="Calibri"/>
          <w:color w:val="00000A"/>
          <w:sz w:val="20"/>
          <w:szCs w:val="20"/>
        </w:rPr>
        <w:t>inn</w:t>
      </w:r>
      <w:r w:rsidR="0071430F" w:rsidRPr="001F3834">
        <w:rPr>
          <w:rFonts w:cs="Calibri"/>
          <w:color w:val="00000A"/>
          <w:sz w:val="20"/>
          <w:szCs w:val="20"/>
        </w:rPr>
        <w:t>ym oprogramowaniem</w:t>
      </w:r>
      <w:r w:rsidR="005F60CC" w:rsidRPr="001F3834">
        <w:rPr>
          <w:rFonts w:cs="Calibri"/>
          <w:color w:val="00000A"/>
          <w:sz w:val="20"/>
          <w:szCs w:val="20"/>
        </w:rPr>
        <w:t>.</w:t>
      </w:r>
    </w:p>
    <w:p w14:paraId="0CA54D4C" w14:textId="5E339698" w:rsidR="00AC503A" w:rsidRPr="001F3834" w:rsidRDefault="00904A8A" w:rsidP="006667F9">
      <w:pPr>
        <w:pStyle w:val="Akapitzlist"/>
        <w:numPr>
          <w:ilvl w:val="0"/>
          <w:numId w:val="10"/>
        </w:numPr>
        <w:spacing w:before="0" w:after="0"/>
        <w:ind w:left="426"/>
        <w:jc w:val="both"/>
        <w:rPr>
          <w:sz w:val="20"/>
          <w:szCs w:val="20"/>
        </w:rPr>
      </w:pPr>
      <w:r w:rsidRPr="001F3834">
        <w:rPr>
          <w:rFonts w:cs="Calibri"/>
          <w:sz w:val="20"/>
          <w:szCs w:val="20"/>
        </w:rPr>
        <w:t xml:space="preserve">W przypadku, gdy </w:t>
      </w:r>
      <w:r w:rsidR="009D1809" w:rsidRPr="001F3834">
        <w:rPr>
          <w:rFonts w:cs="Calibri"/>
          <w:sz w:val="20"/>
          <w:szCs w:val="20"/>
        </w:rPr>
        <w:t>Operator</w:t>
      </w:r>
      <w:r w:rsidRPr="001F3834">
        <w:rPr>
          <w:rFonts w:cs="Calibri"/>
          <w:sz w:val="20"/>
          <w:szCs w:val="20"/>
        </w:rPr>
        <w:t xml:space="preserve"> będzie miał zamiar wycofać </w:t>
      </w:r>
      <w:r w:rsidR="00D70098" w:rsidRPr="001F3834">
        <w:rPr>
          <w:rFonts w:cs="Calibri"/>
          <w:sz w:val="20"/>
          <w:szCs w:val="20"/>
        </w:rPr>
        <w:t>Aplikację</w:t>
      </w:r>
      <w:r w:rsidR="00E73758" w:rsidRPr="001F3834">
        <w:rPr>
          <w:rFonts w:cs="Calibri"/>
          <w:sz w:val="20"/>
          <w:szCs w:val="20"/>
        </w:rPr>
        <w:t xml:space="preserve"> lub zastąpić ją inną</w:t>
      </w:r>
      <w:r w:rsidRPr="001F3834">
        <w:rPr>
          <w:rFonts w:cs="Calibri"/>
          <w:sz w:val="20"/>
          <w:szCs w:val="20"/>
        </w:rPr>
        <w:t xml:space="preserve">, w miarę istniejących możliwości poinformuje </w:t>
      </w:r>
      <w:r w:rsidR="00431B92" w:rsidRPr="001F3834">
        <w:rPr>
          <w:rFonts w:cs="Calibri"/>
          <w:sz w:val="20"/>
          <w:szCs w:val="20"/>
        </w:rPr>
        <w:t>Użytkownika</w:t>
      </w:r>
      <w:r w:rsidRPr="001F3834">
        <w:rPr>
          <w:rFonts w:cs="Calibri"/>
          <w:sz w:val="20"/>
          <w:szCs w:val="20"/>
        </w:rPr>
        <w:t xml:space="preserve"> o tym zamiarze z odpowiednim wyprzedzeniem.</w:t>
      </w:r>
    </w:p>
    <w:p w14:paraId="0CA54D4D" w14:textId="545F5053" w:rsidR="00AC503A" w:rsidRPr="001F3834" w:rsidRDefault="00904A8A" w:rsidP="006667F9">
      <w:pPr>
        <w:pStyle w:val="Akapitzlist"/>
        <w:numPr>
          <w:ilvl w:val="0"/>
          <w:numId w:val="10"/>
        </w:numPr>
        <w:spacing w:before="0" w:after="0"/>
        <w:ind w:left="426"/>
        <w:jc w:val="both"/>
        <w:rPr>
          <w:sz w:val="20"/>
          <w:szCs w:val="20"/>
        </w:rPr>
      </w:pPr>
      <w:r w:rsidRPr="001F3834">
        <w:rPr>
          <w:rFonts w:cs="Calibri"/>
          <w:sz w:val="20"/>
          <w:szCs w:val="20"/>
        </w:rPr>
        <w:t xml:space="preserve">W przypadku, o którym mowa w ust. </w:t>
      </w:r>
      <w:r w:rsidR="002D1A02" w:rsidRPr="001F3834">
        <w:rPr>
          <w:rFonts w:cs="Calibri"/>
          <w:sz w:val="20"/>
          <w:szCs w:val="20"/>
        </w:rPr>
        <w:t>6</w:t>
      </w:r>
      <w:r w:rsidRPr="001F3834">
        <w:rPr>
          <w:rFonts w:cs="Calibri"/>
          <w:sz w:val="20"/>
          <w:szCs w:val="20"/>
        </w:rPr>
        <w:t xml:space="preserve">, </w:t>
      </w:r>
      <w:r w:rsidR="009D1809" w:rsidRPr="001F3834">
        <w:rPr>
          <w:rFonts w:cs="Calibri"/>
          <w:sz w:val="20"/>
          <w:szCs w:val="20"/>
        </w:rPr>
        <w:t>Operator</w:t>
      </w:r>
      <w:r w:rsidRPr="001F3834">
        <w:rPr>
          <w:rFonts w:cs="Calibri"/>
          <w:sz w:val="20"/>
          <w:szCs w:val="20"/>
        </w:rPr>
        <w:t xml:space="preserve"> może zaproponować </w:t>
      </w:r>
      <w:r w:rsidR="000B7BAC" w:rsidRPr="001F3834">
        <w:rPr>
          <w:rFonts w:cs="Calibri"/>
          <w:sz w:val="20"/>
          <w:szCs w:val="20"/>
        </w:rPr>
        <w:t>Użytkownikowi</w:t>
      </w:r>
      <w:r w:rsidRPr="001F3834">
        <w:rPr>
          <w:rFonts w:cs="Calibri"/>
          <w:sz w:val="20"/>
          <w:szCs w:val="20"/>
        </w:rPr>
        <w:t xml:space="preserve"> aplikację zastępczą, która</w:t>
      </w:r>
      <w:r w:rsidR="00F22719" w:rsidRPr="001F3834">
        <w:rPr>
          <w:rFonts w:cs="Calibri"/>
          <w:sz w:val="20"/>
          <w:szCs w:val="20"/>
        </w:rPr>
        <w:t>,</w:t>
      </w:r>
      <w:r w:rsidRPr="001F3834">
        <w:rPr>
          <w:rFonts w:cs="Calibri"/>
          <w:sz w:val="20"/>
          <w:szCs w:val="20"/>
        </w:rPr>
        <w:t xml:space="preserve"> o ile to możliwe</w:t>
      </w:r>
      <w:r w:rsidR="00F22719" w:rsidRPr="001F3834">
        <w:rPr>
          <w:rFonts w:cs="Calibri"/>
          <w:sz w:val="20"/>
          <w:szCs w:val="20"/>
        </w:rPr>
        <w:t>,</w:t>
      </w:r>
      <w:r w:rsidRPr="001F3834">
        <w:rPr>
          <w:rFonts w:cs="Calibri"/>
          <w:sz w:val="20"/>
          <w:szCs w:val="20"/>
        </w:rPr>
        <w:t xml:space="preserve"> będzie zawierała podobne funkcjonalności, jak zastępowana </w:t>
      </w:r>
      <w:r w:rsidR="00D70098" w:rsidRPr="001F3834">
        <w:rPr>
          <w:rFonts w:cs="Calibri"/>
          <w:sz w:val="20"/>
          <w:szCs w:val="20"/>
        </w:rPr>
        <w:t>Aplikacj</w:t>
      </w:r>
      <w:r w:rsidR="00F22719" w:rsidRPr="001F3834">
        <w:rPr>
          <w:rFonts w:cs="Calibri"/>
          <w:sz w:val="20"/>
          <w:szCs w:val="20"/>
        </w:rPr>
        <w:t>a</w:t>
      </w:r>
      <w:r w:rsidRPr="001F3834">
        <w:rPr>
          <w:rFonts w:cs="Calibri"/>
          <w:sz w:val="20"/>
          <w:szCs w:val="20"/>
        </w:rPr>
        <w:t>.</w:t>
      </w:r>
    </w:p>
    <w:p w14:paraId="57EE3DBB" w14:textId="2E0E07ED" w:rsidR="00B70D4F" w:rsidRPr="001F3834" w:rsidRDefault="009D1809" w:rsidP="006667F9">
      <w:pPr>
        <w:pStyle w:val="Akapitzlist"/>
        <w:numPr>
          <w:ilvl w:val="0"/>
          <w:numId w:val="10"/>
        </w:numPr>
        <w:spacing w:before="0" w:after="0"/>
        <w:ind w:left="426"/>
        <w:jc w:val="both"/>
        <w:rPr>
          <w:sz w:val="20"/>
          <w:szCs w:val="20"/>
        </w:rPr>
      </w:pPr>
      <w:r w:rsidRPr="001F3834">
        <w:rPr>
          <w:rFonts w:cs="Calibri"/>
          <w:sz w:val="20"/>
          <w:szCs w:val="20"/>
        </w:rPr>
        <w:t>Operator</w:t>
      </w:r>
      <w:r w:rsidR="00B70D4F" w:rsidRPr="001F3834">
        <w:rPr>
          <w:rFonts w:cs="Calibri"/>
          <w:sz w:val="20"/>
          <w:szCs w:val="20"/>
        </w:rPr>
        <w:t xml:space="preserve"> udostępnia Użytkownikowi </w:t>
      </w:r>
      <w:r w:rsidR="00D70098" w:rsidRPr="001F3834">
        <w:rPr>
          <w:rFonts w:cs="Calibri"/>
          <w:sz w:val="20"/>
          <w:szCs w:val="20"/>
        </w:rPr>
        <w:t>Aplikację</w:t>
      </w:r>
      <w:r w:rsidR="00B70D4F" w:rsidRPr="001F3834">
        <w:rPr>
          <w:rFonts w:cs="Calibri"/>
          <w:sz w:val="20"/>
          <w:szCs w:val="20"/>
        </w:rPr>
        <w:t xml:space="preserve"> nieodpłatnie. Jednocześnie zastrzega sobie także prawo do wprowadzenia odpłatnych funkcjonalności w miarę rozwoju </w:t>
      </w:r>
      <w:r w:rsidR="00D70098" w:rsidRPr="001F3834">
        <w:rPr>
          <w:rFonts w:cs="Calibri"/>
          <w:sz w:val="20"/>
          <w:szCs w:val="20"/>
        </w:rPr>
        <w:t>Aplikacji</w:t>
      </w:r>
      <w:r w:rsidR="00B70D4F" w:rsidRPr="001F3834">
        <w:rPr>
          <w:rFonts w:cs="Calibri"/>
          <w:sz w:val="20"/>
          <w:szCs w:val="20"/>
        </w:rPr>
        <w:t xml:space="preserve">. </w:t>
      </w:r>
    </w:p>
    <w:p w14:paraId="0CA54D68" w14:textId="728D8E2A" w:rsidR="00AC503A" w:rsidRPr="001F3834" w:rsidRDefault="00AC503A" w:rsidP="00F30784">
      <w:pPr>
        <w:pStyle w:val="Akapitzlist"/>
        <w:spacing w:before="0" w:after="0"/>
        <w:ind w:left="426"/>
        <w:jc w:val="both"/>
        <w:rPr>
          <w:rFonts w:cs="Calibri"/>
          <w:b/>
          <w:color w:val="00000A"/>
          <w:sz w:val="20"/>
          <w:szCs w:val="20"/>
        </w:rPr>
      </w:pPr>
    </w:p>
    <w:p w14:paraId="0CA54D69" w14:textId="34BCE0AD" w:rsidR="00AC503A" w:rsidRPr="001F3834" w:rsidRDefault="00904A8A" w:rsidP="00F30784">
      <w:pPr>
        <w:pStyle w:val="Akapitzlist"/>
        <w:spacing w:before="0" w:after="0"/>
        <w:ind w:left="0"/>
        <w:jc w:val="center"/>
        <w:rPr>
          <w:sz w:val="20"/>
          <w:szCs w:val="20"/>
        </w:rPr>
      </w:pPr>
      <w:r w:rsidRPr="001F3834">
        <w:rPr>
          <w:rFonts w:cs="Calibri"/>
          <w:b/>
          <w:color w:val="00000A"/>
          <w:sz w:val="20"/>
          <w:szCs w:val="20"/>
        </w:rPr>
        <w:t xml:space="preserve">§ </w:t>
      </w:r>
      <w:r w:rsidR="00392941" w:rsidRPr="001F3834">
        <w:rPr>
          <w:rFonts w:cs="Calibri"/>
          <w:b/>
          <w:color w:val="00000A"/>
          <w:sz w:val="20"/>
          <w:szCs w:val="20"/>
        </w:rPr>
        <w:t>8</w:t>
      </w:r>
      <w:r w:rsidRPr="001F3834">
        <w:rPr>
          <w:rFonts w:cs="Calibri"/>
          <w:b/>
          <w:color w:val="00000A"/>
          <w:sz w:val="20"/>
          <w:szCs w:val="20"/>
        </w:rPr>
        <w:t>.</w:t>
      </w:r>
    </w:p>
    <w:p w14:paraId="0CA54D6A" w14:textId="61D50D48" w:rsidR="00AC503A" w:rsidRPr="001F3834" w:rsidRDefault="00904A8A" w:rsidP="00F30784">
      <w:pPr>
        <w:pStyle w:val="Akapitzlist"/>
        <w:spacing w:before="0" w:after="0"/>
        <w:ind w:left="0"/>
        <w:jc w:val="center"/>
        <w:rPr>
          <w:sz w:val="20"/>
          <w:szCs w:val="20"/>
        </w:rPr>
      </w:pPr>
      <w:r w:rsidRPr="001F3834">
        <w:rPr>
          <w:rFonts w:cs="Calibri"/>
          <w:b/>
          <w:color w:val="00000A"/>
          <w:sz w:val="20"/>
          <w:szCs w:val="20"/>
        </w:rPr>
        <w:t xml:space="preserve">Zasady korzystania z </w:t>
      </w:r>
      <w:r w:rsidR="00D70098" w:rsidRPr="001F3834">
        <w:rPr>
          <w:rFonts w:cs="Calibri"/>
          <w:b/>
          <w:color w:val="00000A"/>
          <w:sz w:val="20"/>
          <w:szCs w:val="20"/>
        </w:rPr>
        <w:t>Aplikacji</w:t>
      </w:r>
    </w:p>
    <w:p w14:paraId="0CA54D6B" w14:textId="6CC4E722" w:rsidR="00AC503A" w:rsidRPr="001F3834" w:rsidRDefault="00B450DC" w:rsidP="006667F9">
      <w:pPr>
        <w:pStyle w:val="Akapitzlist"/>
        <w:numPr>
          <w:ilvl w:val="0"/>
          <w:numId w:val="4"/>
        </w:numPr>
        <w:spacing w:before="0" w:after="0"/>
        <w:ind w:left="426"/>
        <w:jc w:val="both"/>
        <w:rPr>
          <w:sz w:val="20"/>
          <w:szCs w:val="20"/>
        </w:rPr>
      </w:pPr>
      <w:r w:rsidRPr="001F3834">
        <w:rPr>
          <w:rFonts w:cs="Calibri"/>
          <w:color w:val="00000A"/>
          <w:sz w:val="20"/>
          <w:szCs w:val="20"/>
        </w:rPr>
        <w:t xml:space="preserve">Każdy </w:t>
      </w:r>
      <w:r w:rsidR="000B7BAC" w:rsidRPr="001F3834">
        <w:rPr>
          <w:rFonts w:cs="Calibri"/>
          <w:color w:val="00000A"/>
          <w:sz w:val="20"/>
          <w:szCs w:val="20"/>
        </w:rPr>
        <w:t>Użytkownik</w:t>
      </w:r>
      <w:r w:rsidR="00904A8A" w:rsidRPr="001F3834">
        <w:rPr>
          <w:rFonts w:cs="Calibri"/>
          <w:color w:val="00000A"/>
          <w:sz w:val="20"/>
          <w:szCs w:val="20"/>
        </w:rPr>
        <w:t xml:space="preserve"> </w:t>
      </w:r>
      <w:r w:rsidRPr="001F3834">
        <w:rPr>
          <w:rFonts w:cs="Calibri"/>
          <w:color w:val="00000A"/>
          <w:sz w:val="20"/>
          <w:szCs w:val="20"/>
        </w:rPr>
        <w:t>jest</w:t>
      </w:r>
      <w:r w:rsidR="00904A8A" w:rsidRPr="001F3834">
        <w:rPr>
          <w:rFonts w:cs="Calibri"/>
          <w:color w:val="00000A"/>
          <w:sz w:val="20"/>
          <w:szCs w:val="20"/>
        </w:rPr>
        <w:t xml:space="preserve"> odpowiedzialn</w:t>
      </w:r>
      <w:r w:rsidRPr="001F3834">
        <w:rPr>
          <w:rFonts w:cs="Calibri"/>
          <w:color w:val="00000A"/>
          <w:sz w:val="20"/>
          <w:szCs w:val="20"/>
        </w:rPr>
        <w:t>y</w:t>
      </w:r>
      <w:r w:rsidR="00904A8A" w:rsidRPr="001F3834">
        <w:rPr>
          <w:rFonts w:cs="Calibri"/>
          <w:color w:val="00000A"/>
          <w:sz w:val="20"/>
          <w:szCs w:val="20"/>
        </w:rPr>
        <w:t xml:space="preserve"> za zabezpieczenie</w:t>
      </w:r>
      <w:r w:rsidRPr="001F3834">
        <w:rPr>
          <w:rFonts w:cs="Calibri"/>
          <w:color w:val="00000A"/>
          <w:sz w:val="20"/>
          <w:szCs w:val="20"/>
        </w:rPr>
        <w:t xml:space="preserve"> danych do logowania, w tym</w:t>
      </w:r>
      <w:r w:rsidR="00904A8A" w:rsidRPr="001F3834">
        <w:rPr>
          <w:rFonts w:cs="Calibri"/>
          <w:color w:val="00000A"/>
          <w:sz w:val="20"/>
          <w:szCs w:val="20"/>
        </w:rPr>
        <w:t xml:space="preserve"> loginu i hasła</w:t>
      </w:r>
      <w:r w:rsidR="00AF1848" w:rsidRPr="001F3834">
        <w:rPr>
          <w:rFonts w:cs="Calibri"/>
          <w:color w:val="00000A"/>
          <w:sz w:val="20"/>
          <w:szCs w:val="20"/>
        </w:rPr>
        <w:t>,</w:t>
      </w:r>
      <w:r w:rsidR="00904A8A" w:rsidRPr="001F3834">
        <w:rPr>
          <w:rFonts w:cs="Calibri"/>
          <w:color w:val="00000A"/>
          <w:sz w:val="20"/>
          <w:szCs w:val="20"/>
        </w:rPr>
        <w:t xml:space="preserve"> przed udostępnieniem ich osobom nieuprawnionym. </w:t>
      </w:r>
    </w:p>
    <w:p w14:paraId="0CA54D6C" w14:textId="5B85B4CD" w:rsidR="00AC503A" w:rsidRPr="001F3834" w:rsidRDefault="00904A8A" w:rsidP="006667F9">
      <w:pPr>
        <w:pStyle w:val="Akapitzlist"/>
        <w:numPr>
          <w:ilvl w:val="0"/>
          <w:numId w:val="4"/>
        </w:numPr>
        <w:spacing w:before="0" w:after="0"/>
        <w:ind w:left="426" w:hanging="357"/>
        <w:jc w:val="both"/>
        <w:rPr>
          <w:sz w:val="20"/>
          <w:szCs w:val="20"/>
        </w:rPr>
      </w:pPr>
      <w:r w:rsidRPr="001F3834">
        <w:rPr>
          <w:rFonts w:cs="Calibri"/>
          <w:color w:val="00000A"/>
          <w:sz w:val="20"/>
          <w:szCs w:val="20"/>
        </w:rPr>
        <w:t>Przekazywanie loginu i hasła osobom nieuprawnionym jest surowo zabronione. Udostępnienie loginu i hasła</w:t>
      </w:r>
      <w:r w:rsidR="00581A3B" w:rsidRPr="001F3834">
        <w:rPr>
          <w:rFonts w:cs="Calibri"/>
          <w:color w:val="00000A"/>
          <w:sz w:val="20"/>
          <w:szCs w:val="20"/>
        </w:rPr>
        <w:t xml:space="preserve"> </w:t>
      </w:r>
      <w:r w:rsidRPr="001F3834">
        <w:rPr>
          <w:rFonts w:cs="Calibri"/>
          <w:color w:val="00000A"/>
          <w:sz w:val="20"/>
          <w:szCs w:val="20"/>
        </w:rPr>
        <w:t xml:space="preserve">osobom nieuprawnionym może przyczynić się do naruszenia bezpieczeństwa </w:t>
      </w:r>
      <w:r w:rsidR="00A06459" w:rsidRPr="001F3834">
        <w:rPr>
          <w:rFonts w:cs="Calibri"/>
          <w:color w:val="00000A"/>
          <w:sz w:val="20"/>
          <w:szCs w:val="20"/>
        </w:rPr>
        <w:t>Systemu</w:t>
      </w:r>
      <w:r w:rsidR="009A5213" w:rsidRPr="001F3834">
        <w:rPr>
          <w:rFonts w:cs="Calibri"/>
          <w:color w:val="00000A"/>
          <w:sz w:val="20"/>
          <w:szCs w:val="20"/>
        </w:rPr>
        <w:t xml:space="preserve"> </w:t>
      </w:r>
      <w:r w:rsidR="00CB1E90" w:rsidRPr="001F3834">
        <w:rPr>
          <w:rFonts w:cs="Calibri"/>
          <w:color w:val="00000A"/>
          <w:sz w:val="20"/>
          <w:szCs w:val="20"/>
        </w:rPr>
        <w:t>SmartBox</w:t>
      </w:r>
      <w:r w:rsidRPr="001F3834">
        <w:rPr>
          <w:rFonts w:cs="Calibri"/>
          <w:color w:val="00000A"/>
          <w:sz w:val="20"/>
          <w:szCs w:val="20"/>
        </w:rPr>
        <w:t xml:space="preserve"> i </w:t>
      </w:r>
      <w:r w:rsidR="00D70098" w:rsidRPr="001F3834">
        <w:rPr>
          <w:rFonts w:cs="Calibri"/>
          <w:color w:val="00000A"/>
          <w:sz w:val="20"/>
          <w:szCs w:val="20"/>
        </w:rPr>
        <w:t>Aplikacji</w:t>
      </w:r>
      <w:r w:rsidR="009A5213" w:rsidRPr="001F3834">
        <w:rPr>
          <w:rFonts w:cs="Calibri"/>
          <w:color w:val="00000A"/>
          <w:sz w:val="20"/>
          <w:szCs w:val="20"/>
        </w:rPr>
        <w:t xml:space="preserve"> </w:t>
      </w:r>
      <w:r w:rsidRPr="001F3834">
        <w:rPr>
          <w:rFonts w:cs="Calibri"/>
          <w:color w:val="00000A"/>
          <w:sz w:val="20"/>
          <w:szCs w:val="20"/>
        </w:rPr>
        <w:t>oraz świadczenia Usług</w:t>
      </w:r>
      <w:r w:rsidR="009A5213" w:rsidRPr="001F3834">
        <w:rPr>
          <w:rFonts w:cs="Calibri"/>
          <w:color w:val="00000A"/>
          <w:sz w:val="20"/>
          <w:szCs w:val="20"/>
        </w:rPr>
        <w:t xml:space="preserve"> </w:t>
      </w:r>
      <w:r w:rsidR="00A06459" w:rsidRPr="001F3834">
        <w:rPr>
          <w:rFonts w:cs="Calibri"/>
          <w:color w:val="00000A"/>
          <w:sz w:val="20"/>
          <w:szCs w:val="20"/>
        </w:rPr>
        <w:t xml:space="preserve">Elektronicznych </w:t>
      </w:r>
      <w:r w:rsidR="009A5213" w:rsidRPr="001F3834">
        <w:rPr>
          <w:rFonts w:cs="Calibri"/>
          <w:color w:val="00000A"/>
          <w:sz w:val="20"/>
          <w:szCs w:val="20"/>
        </w:rPr>
        <w:t xml:space="preserve">przez </w:t>
      </w:r>
      <w:r w:rsidR="009D1809" w:rsidRPr="001F3834">
        <w:rPr>
          <w:rFonts w:cs="Calibri"/>
          <w:color w:val="00000A"/>
          <w:sz w:val="20"/>
          <w:szCs w:val="20"/>
        </w:rPr>
        <w:t>Operatora</w:t>
      </w:r>
      <w:r w:rsidRPr="001F3834">
        <w:rPr>
          <w:rFonts w:cs="Calibri"/>
          <w:color w:val="00000A"/>
          <w:sz w:val="20"/>
          <w:szCs w:val="20"/>
        </w:rPr>
        <w:t xml:space="preserve">, w związku z czym stwierdzenie przez </w:t>
      </w:r>
      <w:r w:rsidR="009D1809" w:rsidRPr="001F3834">
        <w:rPr>
          <w:rFonts w:cs="Calibri"/>
          <w:color w:val="00000A"/>
          <w:sz w:val="20"/>
          <w:szCs w:val="20"/>
        </w:rPr>
        <w:t>Operatora</w:t>
      </w:r>
      <w:r w:rsidRPr="001F3834">
        <w:rPr>
          <w:rFonts w:cs="Calibri"/>
          <w:color w:val="00000A"/>
          <w:sz w:val="20"/>
          <w:szCs w:val="20"/>
        </w:rPr>
        <w:t xml:space="preserve">, że wskazane dane są w posiadaniu osoby nieuprawnionej może skutkować </w:t>
      </w:r>
      <w:r w:rsidR="009A5213" w:rsidRPr="001F3834">
        <w:rPr>
          <w:rFonts w:cs="Calibri"/>
          <w:color w:val="00000A"/>
          <w:sz w:val="20"/>
          <w:szCs w:val="20"/>
        </w:rPr>
        <w:t xml:space="preserve">blokadą konta </w:t>
      </w:r>
      <w:r w:rsidR="00AF1848" w:rsidRPr="001F3834">
        <w:rPr>
          <w:rFonts w:cs="Calibri"/>
          <w:color w:val="00000A"/>
          <w:sz w:val="20"/>
          <w:szCs w:val="20"/>
        </w:rPr>
        <w:t>Użytkownika</w:t>
      </w:r>
      <w:r w:rsidRPr="001F3834">
        <w:rPr>
          <w:rFonts w:cs="Calibri"/>
          <w:color w:val="00000A"/>
          <w:sz w:val="20"/>
          <w:szCs w:val="20"/>
        </w:rPr>
        <w:t xml:space="preserve">. </w:t>
      </w:r>
    </w:p>
    <w:p w14:paraId="0800C975" w14:textId="5BB569A7" w:rsidR="009E047F" w:rsidRPr="001F3834" w:rsidRDefault="00904A8A" w:rsidP="006667F9">
      <w:pPr>
        <w:pStyle w:val="Akapitzlist"/>
        <w:numPr>
          <w:ilvl w:val="0"/>
          <w:numId w:val="4"/>
        </w:numPr>
        <w:spacing w:before="0" w:after="0"/>
        <w:ind w:left="426" w:hanging="357"/>
        <w:jc w:val="both"/>
        <w:rPr>
          <w:sz w:val="20"/>
          <w:szCs w:val="20"/>
        </w:rPr>
      </w:pPr>
      <w:r w:rsidRPr="001F3834">
        <w:rPr>
          <w:rFonts w:cs="Calibri"/>
          <w:color w:val="00000A"/>
          <w:sz w:val="20"/>
          <w:szCs w:val="20"/>
        </w:rPr>
        <w:t xml:space="preserve">W przypadku, gdy Użytkownik stwierdzi, że </w:t>
      </w:r>
      <w:r w:rsidR="009A5213" w:rsidRPr="001F3834">
        <w:rPr>
          <w:rFonts w:cs="Calibri"/>
          <w:color w:val="00000A"/>
          <w:sz w:val="20"/>
          <w:szCs w:val="20"/>
        </w:rPr>
        <w:t xml:space="preserve">dane do logowania, w tym </w:t>
      </w:r>
      <w:r w:rsidRPr="001F3834">
        <w:rPr>
          <w:rFonts w:cs="Calibri"/>
          <w:color w:val="00000A"/>
          <w:sz w:val="20"/>
          <w:szCs w:val="20"/>
        </w:rPr>
        <w:t>login i hasło</w:t>
      </w:r>
      <w:r w:rsidR="009A5213" w:rsidRPr="001F3834">
        <w:rPr>
          <w:rFonts w:cs="Calibri"/>
          <w:color w:val="00000A"/>
          <w:sz w:val="20"/>
          <w:szCs w:val="20"/>
        </w:rPr>
        <w:t>,</w:t>
      </w:r>
      <w:r w:rsidRPr="001F3834">
        <w:rPr>
          <w:rFonts w:cs="Calibri"/>
          <w:color w:val="00000A"/>
          <w:sz w:val="20"/>
          <w:szCs w:val="20"/>
        </w:rPr>
        <w:t xml:space="preserve"> mogły zostać przejęte przez osobę nieuprawnioną, jest zobowiązany powiadomić o tym </w:t>
      </w:r>
      <w:r w:rsidR="009D1809" w:rsidRPr="001F3834">
        <w:rPr>
          <w:rFonts w:cs="Calibri"/>
          <w:color w:val="00000A"/>
          <w:sz w:val="20"/>
          <w:szCs w:val="20"/>
        </w:rPr>
        <w:t>Operatora</w:t>
      </w:r>
      <w:r w:rsidRPr="001F3834">
        <w:rPr>
          <w:rFonts w:cs="Calibri"/>
          <w:color w:val="00000A"/>
          <w:sz w:val="20"/>
          <w:szCs w:val="20"/>
        </w:rPr>
        <w:t xml:space="preserve"> niezwłocznie — w celu zablokowania dostępu do </w:t>
      </w:r>
      <w:r w:rsidR="00D70098" w:rsidRPr="001F3834">
        <w:rPr>
          <w:rFonts w:cs="Calibri"/>
          <w:color w:val="00000A"/>
          <w:sz w:val="20"/>
          <w:szCs w:val="20"/>
        </w:rPr>
        <w:t>Aplikacji</w:t>
      </w:r>
      <w:r w:rsidRPr="001F3834">
        <w:rPr>
          <w:rFonts w:cs="Calibri"/>
          <w:color w:val="00000A"/>
          <w:sz w:val="20"/>
          <w:szCs w:val="20"/>
        </w:rPr>
        <w:t xml:space="preserve">. Po dokonaniu blokady ponowny dostęp do </w:t>
      </w:r>
      <w:r w:rsidR="00D70098" w:rsidRPr="001F3834">
        <w:rPr>
          <w:rFonts w:cs="Calibri"/>
          <w:color w:val="00000A"/>
          <w:sz w:val="20"/>
          <w:szCs w:val="20"/>
        </w:rPr>
        <w:t>Aplikacji</w:t>
      </w:r>
      <w:r w:rsidR="00B90CF7" w:rsidRPr="001F3834">
        <w:rPr>
          <w:rFonts w:cs="Calibri"/>
          <w:color w:val="00000A"/>
          <w:sz w:val="20"/>
          <w:szCs w:val="20"/>
        </w:rPr>
        <w:t xml:space="preserve"> </w:t>
      </w:r>
      <w:r w:rsidRPr="001F3834">
        <w:rPr>
          <w:rFonts w:cs="Calibri"/>
          <w:color w:val="00000A"/>
          <w:sz w:val="20"/>
          <w:szCs w:val="20"/>
        </w:rPr>
        <w:t xml:space="preserve">będzie możliwy po zmianie hasła przez Użytkownika i ewentualnym dokonaniu czynności uwierzytelniających, przewidzianych przez </w:t>
      </w:r>
      <w:r w:rsidR="009D1809" w:rsidRPr="001F3834">
        <w:rPr>
          <w:rFonts w:cs="Calibri"/>
          <w:color w:val="00000A"/>
          <w:sz w:val="20"/>
          <w:szCs w:val="20"/>
        </w:rPr>
        <w:t>Operatora</w:t>
      </w:r>
      <w:r w:rsidR="00B90CF7" w:rsidRPr="001F3834">
        <w:rPr>
          <w:rFonts w:cs="Calibri"/>
          <w:color w:val="00000A"/>
          <w:sz w:val="20"/>
          <w:szCs w:val="20"/>
        </w:rPr>
        <w:t xml:space="preserve"> </w:t>
      </w:r>
      <w:r w:rsidR="00FC13E3" w:rsidRPr="001F3834">
        <w:rPr>
          <w:rFonts w:cs="Calibri"/>
          <w:color w:val="00000A"/>
          <w:sz w:val="20"/>
          <w:szCs w:val="20"/>
        </w:rPr>
        <w:t>w ramach procedur bezpieczeństwa</w:t>
      </w:r>
      <w:r w:rsidRPr="001F3834">
        <w:rPr>
          <w:rFonts w:cs="Calibri"/>
          <w:color w:val="00000A"/>
          <w:sz w:val="20"/>
          <w:szCs w:val="20"/>
        </w:rPr>
        <w:t xml:space="preserve">. </w:t>
      </w:r>
    </w:p>
    <w:p w14:paraId="650DE857" w14:textId="5079C77B" w:rsidR="009E047F" w:rsidRPr="001F3834" w:rsidRDefault="009E047F" w:rsidP="006667F9">
      <w:pPr>
        <w:pStyle w:val="Akapitzlist"/>
        <w:numPr>
          <w:ilvl w:val="0"/>
          <w:numId w:val="4"/>
        </w:numPr>
        <w:spacing w:before="0" w:after="0"/>
        <w:ind w:left="426" w:hanging="357"/>
        <w:jc w:val="both"/>
        <w:rPr>
          <w:sz w:val="20"/>
          <w:szCs w:val="20"/>
        </w:rPr>
      </w:pPr>
      <w:r w:rsidRPr="001F3834">
        <w:rPr>
          <w:rFonts w:ascii="Cambria" w:eastAsia="Times New Roman" w:hAnsi="Cambria" w:cs="Calibri"/>
          <w:sz w:val="20"/>
          <w:szCs w:val="20"/>
          <w:lang w:eastAsia="pl-PL"/>
        </w:rPr>
        <w:t xml:space="preserve">Użytkownik, pod rygorem natychmiastowego rozwiązania Umowy, nie może korzystać z Usług Elektronicznych oraz </w:t>
      </w:r>
      <w:r w:rsidR="00D70098" w:rsidRPr="001F3834">
        <w:rPr>
          <w:rFonts w:ascii="Cambria" w:eastAsia="Times New Roman" w:hAnsi="Cambria" w:cs="Calibri"/>
          <w:sz w:val="20"/>
          <w:szCs w:val="20"/>
          <w:lang w:eastAsia="pl-PL"/>
        </w:rPr>
        <w:t>Aplikacji</w:t>
      </w:r>
      <w:r w:rsidRPr="001F3834">
        <w:rPr>
          <w:rFonts w:ascii="Cambria" w:eastAsia="Times New Roman" w:hAnsi="Cambria" w:cs="Calibri"/>
          <w:sz w:val="20"/>
          <w:szCs w:val="20"/>
          <w:lang w:eastAsia="pl-PL"/>
        </w:rPr>
        <w:t>:</w:t>
      </w:r>
    </w:p>
    <w:p w14:paraId="6197346F" w14:textId="6197F58C" w:rsidR="009E047F" w:rsidRPr="001F3834" w:rsidRDefault="009E047F" w:rsidP="006667F9">
      <w:pPr>
        <w:numPr>
          <w:ilvl w:val="0"/>
          <w:numId w:val="49"/>
        </w:numPr>
        <w:spacing w:line="276" w:lineRule="auto"/>
        <w:ind w:right="135" w:hanging="357"/>
        <w:jc w:val="both"/>
        <w:rPr>
          <w:rFonts w:ascii="Cambria" w:hAnsi="Cambria"/>
          <w:sz w:val="20"/>
          <w:szCs w:val="20"/>
        </w:rPr>
      </w:pPr>
      <w:r w:rsidRPr="001F3834">
        <w:rPr>
          <w:rFonts w:ascii="Cambria" w:eastAsia="Times New Roman" w:hAnsi="Cambria"/>
          <w:sz w:val="20"/>
          <w:szCs w:val="20"/>
          <w:lang w:eastAsia="pl-PL"/>
        </w:rPr>
        <w:t xml:space="preserve">w sposób niezgodny z ich charakterem i przeznaczeniem, w szczególności w sposób uniemożliwiający lub zakłócający korzystanie z zasobów systemowych lub sprzętowych </w:t>
      </w:r>
      <w:r w:rsidR="009D1809" w:rsidRPr="001F3834">
        <w:rPr>
          <w:rFonts w:ascii="Cambria" w:eastAsia="Times New Roman" w:hAnsi="Cambria"/>
          <w:sz w:val="20"/>
          <w:szCs w:val="20"/>
          <w:lang w:eastAsia="pl-PL"/>
        </w:rPr>
        <w:t>Operatora</w:t>
      </w:r>
      <w:r w:rsidRPr="001F3834">
        <w:rPr>
          <w:rFonts w:ascii="Cambria" w:eastAsia="Times New Roman" w:hAnsi="Cambria"/>
          <w:sz w:val="20"/>
          <w:szCs w:val="20"/>
          <w:lang w:eastAsia="pl-PL"/>
        </w:rPr>
        <w:t xml:space="preserve"> przez innych użytkowników;</w:t>
      </w:r>
    </w:p>
    <w:p w14:paraId="00C37692" w14:textId="77777777" w:rsidR="009E047F" w:rsidRPr="001F3834" w:rsidRDefault="009E047F" w:rsidP="006667F9">
      <w:pPr>
        <w:numPr>
          <w:ilvl w:val="0"/>
          <w:numId w:val="49"/>
        </w:numPr>
        <w:spacing w:line="276" w:lineRule="auto"/>
        <w:ind w:right="135" w:hanging="357"/>
        <w:jc w:val="both"/>
        <w:rPr>
          <w:rFonts w:ascii="Cambria" w:hAnsi="Cambria"/>
          <w:sz w:val="20"/>
          <w:szCs w:val="20"/>
        </w:rPr>
      </w:pPr>
      <w:r w:rsidRPr="001F3834">
        <w:rPr>
          <w:rFonts w:ascii="Cambria" w:eastAsia="Times New Roman" w:hAnsi="Cambria"/>
          <w:sz w:val="20"/>
          <w:szCs w:val="20"/>
          <w:lang w:eastAsia="pl-PL"/>
        </w:rPr>
        <w:t>w sposób prowadzący do popełnienia czynu zabronionego lub czynu niedozwolonego w rozumieniu obowiązujących przepisów prawa;</w:t>
      </w:r>
    </w:p>
    <w:p w14:paraId="65A87642" w14:textId="77777777" w:rsidR="009E047F" w:rsidRPr="001F3834" w:rsidRDefault="009E047F" w:rsidP="006667F9">
      <w:pPr>
        <w:numPr>
          <w:ilvl w:val="0"/>
          <w:numId w:val="49"/>
        </w:numPr>
        <w:spacing w:line="276" w:lineRule="auto"/>
        <w:ind w:right="135" w:hanging="357"/>
        <w:jc w:val="both"/>
        <w:rPr>
          <w:rFonts w:ascii="Cambria" w:hAnsi="Cambria"/>
          <w:sz w:val="20"/>
          <w:szCs w:val="20"/>
        </w:rPr>
      </w:pPr>
      <w:r w:rsidRPr="001F3834">
        <w:rPr>
          <w:rFonts w:ascii="Cambria" w:eastAsia="Times New Roman" w:hAnsi="Cambria"/>
          <w:sz w:val="20"/>
          <w:szCs w:val="20"/>
          <w:lang w:eastAsia="pl-PL"/>
        </w:rPr>
        <w:t>w sposób niezgodny z dobrymi obyczajami;</w:t>
      </w:r>
    </w:p>
    <w:p w14:paraId="0ACDBD2A" w14:textId="77777777" w:rsidR="009E047F" w:rsidRPr="001F3834" w:rsidRDefault="009E047F" w:rsidP="006667F9">
      <w:pPr>
        <w:numPr>
          <w:ilvl w:val="0"/>
          <w:numId w:val="49"/>
        </w:numPr>
        <w:spacing w:line="276" w:lineRule="auto"/>
        <w:ind w:right="135" w:hanging="357"/>
        <w:jc w:val="both"/>
        <w:rPr>
          <w:rFonts w:ascii="Cambria" w:hAnsi="Cambria"/>
          <w:sz w:val="20"/>
          <w:szCs w:val="20"/>
        </w:rPr>
      </w:pPr>
      <w:r w:rsidRPr="001F3834">
        <w:rPr>
          <w:rFonts w:ascii="Cambria" w:eastAsia="Times New Roman" w:hAnsi="Cambria"/>
          <w:sz w:val="20"/>
          <w:szCs w:val="20"/>
          <w:lang w:eastAsia="pl-PL"/>
        </w:rPr>
        <w:t xml:space="preserve">w sposób naruszający jakiekolwiek prawa osób trzecich, w szczególności prawa do prywatności, </w:t>
      </w:r>
      <w:r w:rsidRPr="001F3834">
        <w:rPr>
          <w:rFonts w:ascii="Cambria" w:eastAsia="Times New Roman" w:hAnsi="Cambria"/>
          <w:sz w:val="20"/>
          <w:szCs w:val="20"/>
          <w:lang w:eastAsia="pl-PL"/>
        </w:rPr>
        <w:t>prawa własności intelektualnej (np. do programów komputerowych);</w:t>
      </w:r>
    </w:p>
    <w:p w14:paraId="11DEA484" w14:textId="77777777" w:rsidR="009E047F" w:rsidRPr="001F3834" w:rsidRDefault="009E047F" w:rsidP="006667F9">
      <w:pPr>
        <w:numPr>
          <w:ilvl w:val="0"/>
          <w:numId w:val="49"/>
        </w:numPr>
        <w:spacing w:line="276" w:lineRule="auto"/>
        <w:ind w:right="135" w:hanging="357"/>
        <w:jc w:val="both"/>
        <w:rPr>
          <w:rFonts w:ascii="Cambria" w:hAnsi="Cambria"/>
          <w:sz w:val="20"/>
          <w:szCs w:val="20"/>
        </w:rPr>
      </w:pPr>
      <w:r w:rsidRPr="001F3834">
        <w:rPr>
          <w:rFonts w:ascii="Cambria" w:eastAsia="Times New Roman" w:hAnsi="Cambria"/>
          <w:sz w:val="20"/>
          <w:szCs w:val="20"/>
          <w:lang w:eastAsia="pl-PL"/>
        </w:rPr>
        <w:t>w celu przesyłania niezamówionych informacji handlowych, pozostałego spamu lub dostarczania treści o charakterze bezprawnym;</w:t>
      </w:r>
    </w:p>
    <w:p w14:paraId="255A0E88" w14:textId="518814F0" w:rsidR="009E047F" w:rsidRPr="001F3834" w:rsidRDefault="009E047F" w:rsidP="006667F9">
      <w:pPr>
        <w:numPr>
          <w:ilvl w:val="0"/>
          <w:numId w:val="49"/>
        </w:numPr>
        <w:spacing w:line="276" w:lineRule="auto"/>
        <w:ind w:right="135" w:hanging="357"/>
        <w:jc w:val="both"/>
        <w:rPr>
          <w:rFonts w:ascii="Cambria" w:hAnsi="Cambria"/>
          <w:sz w:val="20"/>
          <w:szCs w:val="20"/>
        </w:rPr>
      </w:pPr>
      <w:r w:rsidRPr="001F3834">
        <w:rPr>
          <w:rFonts w:ascii="Cambria" w:eastAsia="Times New Roman" w:hAnsi="Cambria"/>
          <w:sz w:val="20"/>
          <w:szCs w:val="20"/>
          <w:lang w:eastAsia="pl-PL"/>
        </w:rPr>
        <w:t xml:space="preserve">w sposób godzący w integralność systemów teleinformatycznych </w:t>
      </w:r>
      <w:r w:rsidR="009D1809" w:rsidRPr="001F3834">
        <w:rPr>
          <w:rFonts w:ascii="Cambria" w:eastAsia="Times New Roman" w:hAnsi="Cambria"/>
          <w:sz w:val="20"/>
          <w:szCs w:val="20"/>
          <w:lang w:eastAsia="pl-PL"/>
        </w:rPr>
        <w:t>Operatora</w:t>
      </w:r>
      <w:r w:rsidRPr="001F3834">
        <w:rPr>
          <w:rFonts w:ascii="Cambria" w:eastAsia="Times New Roman" w:hAnsi="Cambria"/>
          <w:sz w:val="20"/>
          <w:szCs w:val="20"/>
          <w:lang w:eastAsia="pl-PL"/>
        </w:rPr>
        <w:t xml:space="preserve">, w szczególności Systemu </w:t>
      </w:r>
      <w:r w:rsidR="00CB1E90" w:rsidRPr="001F3834">
        <w:rPr>
          <w:rFonts w:ascii="Cambria" w:eastAsia="Times New Roman" w:hAnsi="Cambria"/>
          <w:sz w:val="20"/>
          <w:szCs w:val="20"/>
          <w:lang w:eastAsia="pl-PL"/>
        </w:rPr>
        <w:t>SmartBox</w:t>
      </w:r>
      <w:r w:rsidRPr="001F3834">
        <w:rPr>
          <w:rFonts w:ascii="Cambria" w:eastAsia="Times New Roman" w:hAnsi="Cambria"/>
          <w:sz w:val="20"/>
          <w:szCs w:val="20"/>
          <w:lang w:eastAsia="pl-PL"/>
        </w:rPr>
        <w:t>.</w:t>
      </w:r>
    </w:p>
    <w:p w14:paraId="0AEC4230" w14:textId="304D6290" w:rsidR="009E047F" w:rsidRPr="001F3834" w:rsidRDefault="009E047F" w:rsidP="006667F9">
      <w:pPr>
        <w:pStyle w:val="Akapitzlist"/>
        <w:numPr>
          <w:ilvl w:val="0"/>
          <w:numId w:val="4"/>
        </w:numPr>
        <w:spacing w:before="0" w:after="0"/>
        <w:ind w:left="426" w:hanging="357"/>
        <w:jc w:val="both"/>
        <w:rPr>
          <w:rFonts w:ascii="Cambria" w:hAnsi="Cambria"/>
          <w:sz w:val="20"/>
          <w:szCs w:val="20"/>
        </w:rPr>
      </w:pPr>
      <w:r w:rsidRPr="001F3834">
        <w:rPr>
          <w:rFonts w:ascii="Cambria" w:hAnsi="Cambria"/>
          <w:sz w:val="20"/>
          <w:szCs w:val="20"/>
        </w:rPr>
        <w:t>W związku z ust. 4 Użytkownik nie może w szczególności:</w:t>
      </w:r>
    </w:p>
    <w:p w14:paraId="24B3E98E" w14:textId="77777777" w:rsidR="009E047F" w:rsidRPr="001F3834" w:rsidRDefault="009E047F" w:rsidP="006667F9">
      <w:pPr>
        <w:pStyle w:val="Akapitzlist"/>
        <w:numPr>
          <w:ilvl w:val="0"/>
          <w:numId w:val="50"/>
        </w:numPr>
        <w:spacing w:before="0" w:after="0"/>
        <w:ind w:hanging="357"/>
        <w:jc w:val="both"/>
        <w:rPr>
          <w:rFonts w:ascii="Cambria" w:hAnsi="Cambria"/>
          <w:sz w:val="20"/>
          <w:szCs w:val="20"/>
        </w:rPr>
      </w:pPr>
      <w:r w:rsidRPr="001F3834">
        <w:rPr>
          <w:rFonts w:ascii="Cambria" w:hAnsi="Cambria"/>
          <w:sz w:val="20"/>
          <w:szCs w:val="20"/>
        </w:rPr>
        <w:t>podawać nieprawdziwych danych osobowych;</w:t>
      </w:r>
    </w:p>
    <w:p w14:paraId="2513B651" w14:textId="77777777" w:rsidR="009E047F" w:rsidRPr="001F3834" w:rsidRDefault="009E047F" w:rsidP="006667F9">
      <w:pPr>
        <w:pStyle w:val="Akapitzlist"/>
        <w:numPr>
          <w:ilvl w:val="0"/>
          <w:numId w:val="50"/>
        </w:numPr>
        <w:spacing w:before="0" w:after="0"/>
        <w:ind w:hanging="357"/>
        <w:jc w:val="both"/>
        <w:rPr>
          <w:rFonts w:ascii="Cambria" w:hAnsi="Cambria"/>
          <w:sz w:val="20"/>
          <w:szCs w:val="20"/>
        </w:rPr>
      </w:pPr>
      <w:r w:rsidRPr="001F3834">
        <w:rPr>
          <w:rFonts w:ascii="Cambria" w:hAnsi="Cambria"/>
          <w:sz w:val="20"/>
          <w:szCs w:val="20"/>
        </w:rPr>
        <w:t>podszywać się pod inne osoby, w szczególności poprzez przejęcie jej tożsamości;</w:t>
      </w:r>
    </w:p>
    <w:p w14:paraId="00461114" w14:textId="56CBF3AD" w:rsidR="009E047F" w:rsidRPr="001F3834" w:rsidRDefault="009E047F" w:rsidP="006667F9">
      <w:pPr>
        <w:pStyle w:val="Akapitzlist"/>
        <w:numPr>
          <w:ilvl w:val="0"/>
          <w:numId w:val="50"/>
        </w:numPr>
        <w:spacing w:before="0" w:after="0"/>
        <w:ind w:hanging="357"/>
        <w:jc w:val="both"/>
        <w:rPr>
          <w:rFonts w:ascii="Cambria" w:hAnsi="Cambria"/>
          <w:sz w:val="20"/>
          <w:szCs w:val="20"/>
        </w:rPr>
      </w:pPr>
      <w:r w:rsidRPr="001F3834">
        <w:rPr>
          <w:rFonts w:ascii="Cambria" w:hAnsi="Cambria"/>
          <w:sz w:val="20"/>
          <w:szCs w:val="20"/>
        </w:rPr>
        <w:t>nękać innych Użytkowników w jakikolwiek sposób;</w:t>
      </w:r>
    </w:p>
    <w:p w14:paraId="1B09E2F7" w14:textId="77777777" w:rsidR="009E047F" w:rsidRPr="001F3834" w:rsidRDefault="009E047F" w:rsidP="006667F9">
      <w:pPr>
        <w:pStyle w:val="Akapitzlist"/>
        <w:numPr>
          <w:ilvl w:val="0"/>
          <w:numId w:val="50"/>
        </w:numPr>
        <w:spacing w:before="0" w:after="0"/>
        <w:jc w:val="both"/>
        <w:rPr>
          <w:rFonts w:ascii="Cambria" w:hAnsi="Cambria"/>
          <w:sz w:val="20"/>
          <w:szCs w:val="20"/>
        </w:rPr>
      </w:pPr>
      <w:r w:rsidRPr="001F3834">
        <w:rPr>
          <w:rFonts w:ascii="Cambria" w:hAnsi="Cambria"/>
          <w:sz w:val="20"/>
          <w:szCs w:val="20"/>
        </w:rPr>
        <w:t>zniesławiać lub znieważać innych Użytkowników;</w:t>
      </w:r>
    </w:p>
    <w:p w14:paraId="6554E822" w14:textId="77777777" w:rsidR="009E047F" w:rsidRPr="001F3834" w:rsidRDefault="009E047F" w:rsidP="006667F9">
      <w:pPr>
        <w:pStyle w:val="Akapitzlist"/>
        <w:numPr>
          <w:ilvl w:val="0"/>
          <w:numId w:val="50"/>
        </w:numPr>
        <w:spacing w:before="0" w:after="0"/>
        <w:jc w:val="both"/>
        <w:rPr>
          <w:rFonts w:ascii="Cambria" w:hAnsi="Cambria"/>
          <w:sz w:val="20"/>
          <w:szCs w:val="20"/>
        </w:rPr>
      </w:pPr>
      <w:r w:rsidRPr="001F3834">
        <w:rPr>
          <w:rFonts w:ascii="Cambria" w:hAnsi="Cambria"/>
          <w:sz w:val="20"/>
          <w:szCs w:val="20"/>
        </w:rPr>
        <w:t>naruszać dóbr osobistych innych Użytkowników;</w:t>
      </w:r>
    </w:p>
    <w:p w14:paraId="7CA8ACFF" w14:textId="29465DE8" w:rsidR="009E047F" w:rsidRPr="001F3834" w:rsidRDefault="009E047F" w:rsidP="006667F9">
      <w:pPr>
        <w:pStyle w:val="Akapitzlist"/>
        <w:numPr>
          <w:ilvl w:val="0"/>
          <w:numId w:val="50"/>
        </w:numPr>
        <w:spacing w:before="0" w:after="0"/>
        <w:jc w:val="both"/>
        <w:rPr>
          <w:rFonts w:ascii="Cambria" w:hAnsi="Cambria"/>
          <w:sz w:val="20"/>
          <w:szCs w:val="20"/>
        </w:rPr>
      </w:pPr>
      <w:r w:rsidRPr="001F3834">
        <w:rPr>
          <w:rFonts w:ascii="Cambria" w:hAnsi="Cambria"/>
          <w:sz w:val="20"/>
          <w:szCs w:val="20"/>
        </w:rPr>
        <w:t xml:space="preserve">wykorzystywać </w:t>
      </w:r>
      <w:r w:rsidR="00D70098" w:rsidRPr="001F3834">
        <w:rPr>
          <w:rFonts w:ascii="Cambria" w:hAnsi="Cambria"/>
          <w:sz w:val="20"/>
          <w:szCs w:val="20"/>
        </w:rPr>
        <w:t>Aplikacji</w:t>
      </w:r>
      <w:r w:rsidRPr="001F3834">
        <w:rPr>
          <w:rFonts w:ascii="Cambria" w:hAnsi="Cambria"/>
          <w:sz w:val="20"/>
          <w:szCs w:val="20"/>
        </w:rPr>
        <w:t xml:space="preserve"> do popełnienia przestępstwa, w szczególności poprzez oszustwo lub inne tego typu działanie;</w:t>
      </w:r>
    </w:p>
    <w:p w14:paraId="0CA54D75" w14:textId="517BDC55" w:rsidR="00AC503A" w:rsidRPr="001F3834" w:rsidRDefault="009E047F" w:rsidP="006667F9">
      <w:pPr>
        <w:pStyle w:val="Akapitzlist"/>
        <w:numPr>
          <w:ilvl w:val="0"/>
          <w:numId w:val="50"/>
        </w:numPr>
        <w:spacing w:before="0" w:after="0"/>
        <w:jc w:val="both"/>
        <w:rPr>
          <w:rFonts w:ascii="Cambria" w:hAnsi="Cambria"/>
          <w:sz w:val="20"/>
          <w:szCs w:val="20"/>
        </w:rPr>
      </w:pPr>
      <w:r w:rsidRPr="001F3834">
        <w:rPr>
          <w:rFonts w:ascii="Cambria" w:hAnsi="Cambria"/>
          <w:sz w:val="20"/>
          <w:szCs w:val="20"/>
        </w:rPr>
        <w:t>realizować jakichkolwiek celów sprzecznych z celami, o jakich mowa w § 7.</w:t>
      </w:r>
    </w:p>
    <w:p w14:paraId="3F357B25" w14:textId="77777777" w:rsidR="009E047F" w:rsidRPr="001F3834" w:rsidRDefault="009E047F" w:rsidP="00F30784">
      <w:pPr>
        <w:spacing w:line="276" w:lineRule="auto"/>
        <w:jc w:val="center"/>
        <w:rPr>
          <w:rFonts w:asciiTheme="majorHAnsi" w:hAnsiTheme="majorHAnsi" w:cs="Calibri"/>
          <w:b/>
          <w:sz w:val="20"/>
          <w:szCs w:val="20"/>
        </w:rPr>
      </w:pPr>
    </w:p>
    <w:p w14:paraId="0CA54D76" w14:textId="23CB096E" w:rsidR="00AC503A" w:rsidRPr="001F3834" w:rsidRDefault="00904A8A" w:rsidP="00F30784">
      <w:pPr>
        <w:spacing w:line="276" w:lineRule="auto"/>
        <w:jc w:val="center"/>
        <w:rPr>
          <w:sz w:val="20"/>
          <w:szCs w:val="20"/>
        </w:rPr>
      </w:pPr>
      <w:r w:rsidRPr="001F3834">
        <w:rPr>
          <w:rFonts w:asciiTheme="majorHAnsi" w:hAnsiTheme="majorHAnsi" w:cs="Calibri"/>
          <w:b/>
          <w:sz w:val="20"/>
          <w:szCs w:val="20"/>
        </w:rPr>
        <w:t xml:space="preserve">§ </w:t>
      </w:r>
      <w:r w:rsidR="00A23431" w:rsidRPr="001F3834">
        <w:rPr>
          <w:rFonts w:asciiTheme="majorHAnsi" w:hAnsiTheme="majorHAnsi" w:cs="Calibri"/>
          <w:b/>
          <w:sz w:val="20"/>
          <w:szCs w:val="20"/>
        </w:rPr>
        <w:t>9</w:t>
      </w:r>
      <w:r w:rsidRPr="001F3834">
        <w:rPr>
          <w:rFonts w:asciiTheme="majorHAnsi" w:hAnsiTheme="majorHAnsi" w:cs="Calibri"/>
          <w:b/>
          <w:sz w:val="20"/>
          <w:szCs w:val="20"/>
        </w:rPr>
        <w:t xml:space="preserve">. </w:t>
      </w:r>
    </w:p>
    <w:p w14:paraId="0CA54D77" w14:textId="77777777" w:rsidR="00AC503A" w:rsidRPr="001F3834" w:rsidRDefault="00904A8A" w:rsidP="00F30784">
      <w:pPr>
        <w:spacing w:line="276" w:lineRule="auto"/>
        <w:jc w:val="center"/>
        <w:rPr>
          <w:sz w:val="20"/>
          <w:szCs w:val="20"/>
        </w:rPr>
      </w:pPr>
      <w:r w:rsidRPr="001F3834">
        <w:rPr>
          <w:rFonts w:asciiTheme="majorHAnsi" w:hAnsiTheme="majorHAnsi" w:cs="Calibri"/>
          <w:b/>
          <w:sz w:val="20"/>
          <w:szCs w:val="20"/>
        </w:rPr>
        <w:t xml:space="preserve">Bezpieczeństwo i zagrożenia </w:t>
      </w:r>
    </w:p>
    <w:p w14:paraId="5E417D99" w14:textId="661E1819" w:rsidR="00732619" w:rsidRPr="001F3834" w:rsidRDefault="009D1809" w:rsidP="006667F9">
      <w:pPr>
        <w:pStyle w:val="Akapitzlist"/>
        <w:numPr>
          <w:ilvl w:val="0"/>
          <w:numId w:val="47"/>
        </w:numPr>
        <w:spacing w:before="0" w:after="0"/>
        <w:ind w:left="426"/>
        <w:jc w:val="both"/>
        <w:rPr>
          <w:rFonts w:ascii="Cambria" w:hAnsi="Cambria"/>
          <w:sz w:val="20"/>
          <w:szCs w:val="20"/>
        </w:rPr>
      </w:pPr>
      <w:r w:rsidRPr="001F3834">
        <w:rPr>
          <w:rFonts w:ascii="Cambria" w:hAnsi="Cambria" w:cstheme="minorHAnsi"/>
          <w:sz w:val="20"/>
          <w:szCs w:val="20"/>
        </w:rPr>
        <w:t>Operator</w:t>
      </w:r>
      <w:r w:rsidR="003271F2" w:rsidRPr="001F3834">
        <w:rPr>
          <w:rFonts w:ascii="Cambria" w:hAnsi="Cambria" w:cstheme="minorHAnsi"/>
          <w:sz w:val="20"/>
          <w:szCs w:val="20"/>
        </w:rPr>
        <w:t xml:space="preserve"> </w:t>
      </w:r>
      <w:r w:rsidR="00732619" w:rsidRPr="001F3834">
        <w:rPr>
          <w:rFonts w:ascii="Cambria" w:hAnsi="Cambria" w:cstheme="minorHAnsi"/>
          <w:sz w:val="20"/>
          <w:szCs w:val="20"/>
        </w:rPr>
        <w:t xml:space="preserve">utrzymuje </w:t>
      </w:r>
      <w:r w:rsidR="00D70098" w:rsidRPr="001F3834">
        <w:rPr>
          <w:rFonts w:ascii="Cambria" w:hAnsi="Cambria" w:cstheme="minorHAnsi"/>
          <w:sz w:val="20"/>
          <w:szCs w:val="20"/>
        </w:rPr>
        <w:t>Aplikację</w:t>
      </w:r>
      <w:r w:rsidR="00732619" w:rsidRPr="001F3834">
        <w:rPr>
          <w:rFonts w:ascii="Cambria" w:hAnsi="Cambria" w:cstheme="minorHAnsi"/>
          <w:sz w:val="20"/>
          <w:szCs w:val="20"/>
        </w:rPr>
        <w:t xml:space="preserve"> oraz świadczy Usługi Elektroniczne z zachowaniem należytych standardów bezpieczeństwa, wprowadzając adekwatne środki bezpieczeństwa teleinformatycznego. Stosowane środki mają na celu w szczególności uniemożliwienie dostępu osób nieuprawnionych do konta Użytkownika. </w:t>
      </w:r>
    </w:p>
    <w:p w14:paraId="117C50AE" w14:textId="0E51112B" w:rsidR="00732619" w:rsidRPr="001F3834" w:rsidRDefault="00732619" w:rsidP="006667F9">
      <w:pPr>
        <w:pStyle w:val="Akapitzlist"/>
        <w:numPr>
          <w:ilvl w:val="0"/>
          <w:numId w:val="47"/>
        </w:numPr>
        <w:spacing w:before="0" w:after="0"/>
        <w:ind w:left="426"/>
        <w:jc w:val="both"/>
        <w:rPr>
          <w:rFonts w:ascii="Cambria" w:hAnsi="Cambria"/>
          <w:sz w:val="20"/>
          <w:szCs w:val="20"/>
        </w:rPr>
      </w:pPr>
      <w:r w:rsidRPr="001F3834">
        <w:rPr>
          <w:rFonts w:ascii="Cambria" w:hAnsi="Cambria" w:cstheme="minorHAnsi"/>
          <w:sz w:val="20"/>
          <w:szCs w:val="20"/>
        </w:rPr>
        <w:t xml:space="preserve">Pomimo podejmowania przez </w:t>
      </w:r>
      <w:r w:rsidR="009D1809" w:rsidRPr="001F3834">
        <w:rPr>
          <w:rFonts w:ascii="Cambria" w:hAnsi="Cambria" w:cstheme="minorHAnsi"/>
          <w:sz w:val="20"/>
          <w:szCs w:val="20"/>
        </w:rPr>
        <w:t>Operatora</w:t>
      </w:r>
      <w:r w:rsidRPr="001F3834">
        <w:rPr>
          <w:rFonts w:ascii="Cambria" w:hAnsi="Cambria" w:cstheme="minorHAnsi"/>
          <w:sz w:val="20"/>
          <w:szCs w:val="20"/>
        </w:rPr>
        <w:t xml:space="preserve"> środków, o których mowa w ust. 1, każdy Użytkownik powinien posiadać wiedzę na temat potencjalnych zagrożeń, jakie mogą wiązać się z korzystaniem z zasobów teleinformatycznych. </w:t>
      </w:r>
    </w:p>
    <w:p w14:paraId="692FE931" w14:textId="39EB7CAD" w:rsidR="00732619" w:rsidRPr="001F3834" w:rsidRDefault="009D1809" w:rsidP="006667F9">
      <w:pPr>
        <w:pStyle w:val="Akapitzlist"/>
        <w:numPr>
          <w:ilvl w:val="0"/>
          <w:numId w:val="47"/>
        </w:numPr>
        <w:spacing w:before="0" w:after="0"/>
        <w:ind w:left="426"/>
        <w:jc w:val="both"/>
        <w:rPr>
          <w:rFonts w:ascii="Cambria" w:hAnsi="Cambria"/>
          <w:sz w:val="20"/>
          <w:szCs w:val="20"/>
        </w:rPr>
      </w:pPr>
      <w:r w:rsidRPr="001F3834">
        <w:rPr>
          <w:rFonts w:ascii="Cambria" w:hAnsi="Cambria" w:cstheme="minorHAnsi"/>
          <w:sz w:val="20"/>
          <w:szCs w:val="20"/>
        </w:rPr>
        <w:t>Operator</w:t>
      </w:r>
      <w:r w:rsidR="00732619" w:rsidRPr="001F3834">
        <w:rPr>
          <w:rFonts w:ascii="Cambria" w:hAnsi="Cambria" w:cstheme="minorHAnsi"/>
          <w:sz w:val="20"/>
          <w:szCs w:val="20"/>
        </w:rPr>
        <w:t xml:space="preserve"> informuje, że do podstawowych zagrożeń związanych z korzystaniem z sieci Internet należą:</w:t>
      </w:r>
    </w:p>
    <w:p w14:paraId="6E11EFAA" w14:textId="77777777" w:rsidR="00732619" w:rsidRPr="001F3834" w:rsidRDefault="00732619" w:rsidP="006667F9">
      <w:pPr>
        <w:pStyle w:val="Akapitzlist"/>
        <w:numPr>
          <w:ilvl w:val="0"/>
          <w:numId w:val="48"/>
        </w:numPr>
        <w:spacing w:before="0" w:after="0"/>
        <w:ind w:left="851"/>
        <w:jc w:val="both"/>
        <w:rPr>
          <w:rFonts w:ascii="Cambria" w:hAnsi="Cambria"/>
          <w:sz w:val="20"/>
          <w:szCs w:val="20"/>
        </w:rPr>
      </w:pPr>
      <w:r w:rsidRPr="001F3834">
        <w:rPr>
          <w:rFonts w:ascii="Cambria" w:hAnsi="Cambria"/>
          <w:sz w:val="20"/>
          <w:szCs w:val="20"/>
        </w:rPr>
        <w:t>instalacja szkodliwego oprogramowania, w szczególności przy pobieraniu plików instalacyjnych z nieznanego źródła;</w:t>
      </w:r>
    </w:p>
    <w:p w14:paraId="4124380E" w14:textId="77777777" w:rsidR="00732619" w:rsidRPr="001F3834" w:rsidRDefault="00732619" w:rsidP="006667F9">
      <w:pPr>
        <w:pStyle w:val="Akapitzlist"/>
        <w:numPr>
          <w:ilvl w:val="0"/>
          <w:numId w:val="48"/>
        </w:numPr>
        <w:spacing w:before="0" w:after="0"/>
        <w:ind w:left="851"/>
        <w:jc w:val="both"/>
        <w:rPr>
          <w:rFonts w:ascii="Cambria" w:hAnsi="Cambria"/>
          <w:sz w:val="20"/>
          <w:szCs w:val="20"/>
        </w:rPr>
      </w:pPr>
      <w:r w:rsidRPr="001F3834">
        <w:rPr>
          <w:rFonts w:ascii="Cambria" w:hAnsi="Cambria"/>
          <w:sz w:val="20"/>
          <w:szCs w:val="20"/>
        </w:rPr>
        <w:t xml:space="preserve">zainfekowanie systemów teleinformatycznych wirusami, </w:t>
      </w:r>
      <w:proofErr w:type="spellStart"/>
      <w:r w:rsidRPr="001F3834">
        <w:rPr>
          <w:rFonts w:ascii="Cambria" w:hAnsi="Cambria"/>
          <w:sz w:val="20"/>
          <w:szCs w:val="20"/>
        </w:rPr>
        <w:t>keyloggerami</w:t>
      </w:r>
      <w:proofErr w:type="spellEnd"/>
      <w:r w:rsidRPr="001F3834">
        <w:rPr>
          <w:rFonts w:ascii="Cambria" w:hAnsi="Cambria"/>
          <w:sz w:val="20"/>
          <w:szCs w:val="20"/>
        </w:rPr>
        <w:t xml:space="preserve">, </w:t>
      </w:r>
      <w:proofErr w:type="spellStart"/>
      <w:r w:rsidRPr="001F3834">
        <w:rPr>
          <w:rFonts w:ascii="Cambria" w:hAnsi="Cambria"/>
          <w:sz w:val="20"/>
          <w:szCs w:val="20"/>
        </w:rPr>
        <w:t>koniami</w:t>
      </w:r>
      <w:proofErr w:type="spellEnd"/>
      <w:r w:rsidRPr="001F3834">
        <w:rPr>
          <w:rFonts w:ascii="Cambria" w:hAnsi="Cambria"/>
          <w:sz w:val="20"/>
          <w:szCs w:val="20"/>
        </w:rPr>
        <w:t xml:space="preserve"> trojańskimi, robakami i innym szkodliwym oprogramowaniem;</w:t>
      </w:r>
    </w:p>
    <w:p w14:paraId="25874F1F" w14:textId="77777777" w:rsidR="00732619" w:rsidRPr="001F3834" w:rsidRDefault="00732619" w:rsidP="006667F9">
      <w:pPr>
        <w:pStyle w:val="Akapitzlist"/>
        <w:numPr>
          <w:ilvl w:val="0"/>
          <w:numId w:val="48"/>
        </w:numPr>
        <w:spacing w:before="0" w:after="0"/>
        <w:ind w:left="851"/>
        <w:jc w:val="both"/>
        <w:rPr>
          <w:rFonts w:ascii="Cambria" w:hAnsi="Cambria"/>
          <w:sz w:val="20"/>
          <w:szCs w:val="20"/>
        </w:rPr>
      </w:pPr>
      <w:r w:rsidRPr="001F3834">
        <w:rPr>
          <w:rFonts w:ascii="Cambria" w:hAnsi="Cambria" w:cstheme="minorHAnsi"/>
          <w:sz w:val="20"/>
          <w:szCs w:val="20"/>
        </w:rPr>
        <w:t>ataki socjotechniczne, które mają na celu wprowadzenie Użytkownika w błąd oraz wyłudzenie określonych danych, instalację szkodliwego oprogramowania etc.;</w:t>
      </w:r>
    </w:p>
    <w:p w14:paraId="52F33087" w14:textId="77777777" w:rsidR="00732619" w:rsidRPr="001F3834" w:rsidRDefault="00732619" w:rsidP="006667F9">
      <w:pPr>
        <w:pStyle w:val="Akapitzlist"/>
        <w:numPr>
          <w:ilvl w:val="0"/>
          <w:numId w:val="48"/>
        </w:numPr>
        <w:spacing w:before="0" w:after="0"/>
        <w:ind w:left="851"/>
        <w:jc w:val="both"/>
        <w:rPr>
          <w:rFonts w:ascii="Cambria" w:hAnsi="Cambria"/>
          <w:sz w:val="20"/>
          <w:szCs w:val="20"/>
        </w:rPr>
      </w:pPr>
      <w:r w:rsidRPr="001F3834">
        <w:rPr>
          <w:rFonts w:ascii="Cambria" w:hAnsi="Cambria" w:cstheme="minorHAnsi"/>
          <w:sz w:val="20"/>
          <w:szCs w:val="20"/>
        </w:rPr>
        <w:t>podsłuchiwanie i śledzenie poczynań Użytkownika w Internecie bez wiedzy Użytkownika;</w:t>
      </w:r>
    </w:p>
    <w:p w14:paraId="569983D5" w14:textId="77777777" w:rsidR="00732619" w:rsidRPr="001F3834" w:rsidRDefault="00732619" w:rsidP="006667F9">
      <w:pPr>
        <w:pStyle w:val="Akapitzlist"/>
        <w:numPr>
          <w:ilvl w:val="0"/>
          <w:numId w:val="48"/>
        </w:numPr>
        <w:spacing w:before="0" w:after="0"/>
        <w:ind w:left="851"/>
        <w:jc w:val="both"/>
        <w:rPr>
          <w:rFonts w:ascii="Cambria" w:hAnsi="Cambria"/>
          <w:sz w:val="20"/>
          <w:szCs w:val="20"/>
        </w:rPr>
      </w:pPr>
      <w:r w:rsidRPr="001F3834">
        <w:rPr>
          <w:rFonts w:ascii="Cambria" w:hAnsi="Cambria" w:cstheme="minorHAnsi"/>
          <w:sz w:val="20"/>
          <w:szCs w:val="20"/>
        </w:rPr>
        <w:t>ataki na systemy teleinformatyczne w celu przełamania zabezpieczeń i dokonania ingerencji w systemy teleinformatyczne;</w:t>
      </w:r>
    </w:p>
    <w:p w14:paraId="5A636595" w14:textId="77777777" w:rsidR="00732619" w:rsidRPr="001F3834" w:rsidRDefault="00732619" w:rsidP="006667F9">
      <w:pPr>
        <w:pStyle w:val="Akapitzlist"/>
        <w:numPr>
          <w:ilvl w:val="0"/>
          <w:numId w:val="48"/>
        </w:numPr>
        <w:spacing w:before="0" w:after="0"/>
        <w:ind w:left="851"/>
        <w:jc w:val="both"/>
        <w:rPr>
          <w:rFonts w:ascii="Cambria" w:hAnsi="Cambria"/>
          <w:sz w:val="20"/>
          <w:szCs w:val="20"/>
        </w:rPr>
      </w:pPr>
      <w:r w:rsidRPr="001F3834">
        <w:rPr>
          <w:rFonts w:ascii="Cambria" w:hAnsi="Cambria" w:cstheme="minorHAnsi"/>
          <w:sz w:val="20"/>
          <w:szCs w:val="20"/>
        </w:rPr>
        <w:lastRenderedPageBreak/>
        <w:t>pozostałe działania podejmowane w szczególności przez zorganizowane grupy o charakterze hackerskim.</w:t>
      </w:r>
    </w:p>
    <w:p w14:paraId="323CF1DA" w14:textId="77777777" w:rsidR="00732619" w:rsidRPr="001F3834" w:rsidRDefault="00732619" w:rsidP="006667F9">
      <w:pPr>
        <w:pStyle w:val="Akapitzlist"/>
        <w:numPr>
          <w:ilvl w:val="0"/>
          <w:numId w:val="47"/>
        </w:numPr>
        <w:spacing w:before="0" w:after="0"/>
        <w:ind w:left="426"/>
        <w:jc w:val="both"/>
        <w:rPr>
          <w:rFonts w:ascii="Cambria" w:hAnsi="Cambria"/>
          <w:sz w:val="20"/>
          <w:szCs w:val="20"/>
        </w:rPr>
      </w:pPr>
      <w:r w:rsidRPr="001F3834">
        <w:rPr>
          <w:rFonts w:ascii="Cambria" w:hAnsi="Cambria" w:cstheme="minorHAnsi"/>
          <w:sz w:val="20"/>
          <w:szCs w:val="20"/>
        </w:rPr>
        <w:t>Aby przeciwdziałać zagrożeniom, o których mowa w ust. 3, Użytkownik powinien stosować odpowiednie środki bezpieczeństwa — np. w postaci programu antywirusowego, zapory sieciowej, stosowania mechanizmów szyfrujących, regularnej konserwacji stosowanych urządzeń, poszerzanie wiedzy na temat zagadnień związanych z cyberbezpieczeństwem.</w:t>
      </w:r>
    </w:p>
    <w:p w14:paraId="0CA54D96" w14:textId="77777777" w:rsidR="00AC503A" w:rsidRPr="001F3834" w:rsidRDefault="00AC503A" w:rsidP="00F30784">
      <w:pPr>
        <w:spacing w:line="276" w:lineRule="auto"/>
        <w:jc w:val="center"/>
        <w:rPr>
          <w:rFonts w:asciiTheme="majorHAnsi" w:hAnsiTheme="majorHAnsi" w:cs="Calibri"/>
          <w:b/>
          <w:sz w:val="20"/>
          <w:szCs w:val="20"/>
        </w:rPr>
      </w:pPr>
    </w:p>
    <w:p w14:paraId="0CA54D97" w14:textId="0518A267" w:rsidR="00AC503A" w:rsidRPr="001F3834" w:rsidRDefault="00904A8A" w:rsidP="00F30784">
      <w:pPr>
        <w:spacing w:line="276" w:lineRule="auto"/>
        <w:jc w:val="center"/>
        <w:rPr>
          <w:sz w:val="20"/>
          <w:szCs w:val="20"/>
        </w:rPr>
      </w:pPr>
      <w:r w:rsidRPr="001F3834">
        <w:rPr>
          <w:rFonts w:asciiTheme="majorHAnsi" w:hAnsiTheme="majorHAnsi" w:cs="Calibri"/>
          <w:b/>
          <w:sz w:val="20"/>
          <w:szCs w:val="20"/>
        </w:rPr>
        <w:t>§ 1</w:t>
      </w:r>
      <w:r w:rsidR="00916760" w:rsidRPr="001F3834">
        <w:rPr>
          <w:rFonts w:asciiTheme="majorHAnsi" w:hAnsiTheme="majorHAnsi" w:cs="Calibri"/>
          <w:b/>
          <w:sz w:val="20"/>
          <w:szCs w:val="20"/>
        </w:rPr>
        <w:t>0</w:t>
      </w:r>
      <w:r w:rsidRPr="001F3834">
        <w:rPr>
          <w:rFonts w:asciiTheme="majorHAnsi" w:hAnsiTheme="majorHAnsi" w:cs="Calibri"/>
          <w:b/>
          <w:sz w:val="20"/>
          <w:szCs w:val="20"/>
        </w:rPr>
        <w:t xml:space="preserve">. </w:t>
      </w:r>
    </w:p>
    <w:p w14:paraId="0CA54D98" w14:textId="77777777" w:rsidR="00AC503A" w:rsidRPr="001F3834" w:rsidRDefault="00904A8A" w:rsidP="00F30784">
      <w:pPr>
        <w:spacing w:line="276" w:lineRule="auto"/>
        <w:jc w:val="center"/>
        <w:rPr>
          <w:sz w:val="20"/>
          <w:szCs w:val="20"/>
        </w:rPr>
      </w:pPr>
      <w:r w:rsidRPr="001F3834">
        <w:rPr>
          <w:rFonts w:asciiTheme="majorHAnsi" w:hAnsiTheme="majorHAnsi" w:cs="Calibri"/>
          <w:b/>
          <w:sz w:val="20"/>
          <w:szCs w:val="20"/>
        </w:rPr>
        <w:t xml:space="preserve">Prace serwisowe i konserwacyjne </w:t>
      </w:r>
    </w:p>
    <w:p w14:paraId="0CA54D99" w14:textId="0F87D8D7" w:rsidR="00AC503A" w:rsidRPr="001F3834" w:rsidRDefault="009D1809" w:rsidP="006667F9">
      <w:pPr>
        <w:pStyle w:val="Akapitzlist"/>
        <w:numPr>
          <w:ilvl w:val="3"/>
          <w:numId w:val="5"/>
        </w:numPr>
        <w:spacing w:before="0" w:after="0"/>
        <w:ind w:left="426"/>
        <w:jc w:val="both"/>
        <w:rPr>
          <w:sz w:val="20"/>
          <w:szCs w:val="20"/>
        </w:rPr>
      </w:pPr>
      <w:r w:rsidRPr="001F3834">
        <w:rPr>
          <w:sz w:val="20"/>
          <w:szCs w:val="20"/>
        </w:rPr>
        <w:t>Operator</w:t>
      </w:r>
      <w:r w:rsidR="00904A8A" w:rsidRPr="001F3834">
        <w:rPr>
          <w:sz w:val="20"/>
          <w:szCs w:val="20"/>
        </w:rPr>
        <w:t xml:space="preserve"> zapewnia dostęp do </w:t>
      </w:r>
      <w:r w:rsidR="00D70098" w:rsidRPr="001F3834">
        <w:rPr>
          <w:sz w:val="20"/>
          <w:szCs w:val="20"/>
        </w:rPr>
        <w:t>Aplikacji</w:t>
      </w:r>
      <w:r w:rsidR="00904A8A" w:rsidRPr="001F3834">
        <w:rPr>
          <w:sz w:val="20"/>
          <w:szCs w:val="20"/>
        </w:rPr>
        <w:t xml:space="preserve"> przez 24 (słownie: dwadzieścia cztery) godziny na dobę, przez siedem dni w tygodniu i prawie wszystkie dni w roku, przy czym dostęp do </w:t>
      </w:r>
      <w:r w:rsidR="00D70098" w:rsidRPr="001F3834">
        <w:rPr>
          <w:sz w:val="20"/>
          <w:szCs w:val="20"/>
        </w:rPr>
        <w:t>Aplikacji</w:t>
      </w:r>
      <w:r w:rsidR="00904A8A" w:rsidRPr="001F3834">
        <w:rPr>
          <w:sz w:val="20"/>
          <w:szCs w:val="20"/>
        </w:rPr>
        <w:t xml:space="preserve"> może ulec ograniczeniu w przypadku:</w:t>
      </w:r>
    </w:p>
    <w:p w14:paraId="0CA54D9A" w14:textId="77777777" w:rsidR="00AC503A" w:rsidRPr="001F3834" w:rsidRDefault="00904A8A" w:rsidP="006667F9">
      <w:pPr>
        <w:pStyle w:val="Akapitzlist"/>
        <w:numPr>
          <w:ilvl w:val="0"/>
          <w:numId w:val="27"/>
        </w:numPr>
        <w:spacing w:before="0" w:after="0"/>
        <w:jc w:val="both"/>
        <w:rPr>
          <w:sz w:val="20"/>
          <w:szCs w:val="20"/>
        </w:rPr>
      </w:pPr>
      <w:r w:rsidRPr="001F3834">
        <w:rPr>
          <w:rFonts w:cs="Calibri"/>
          <w:color w:val="00000A"/>
          <w:sz w:val="20"/>
          <w:szCs w:val="20"/>
        </w:rPr>
        <w:t>awarii;</w:t>
      </w:r>
    </w:p>
    <w:p w14:paraId="0CA54D9B" w14:textId="77777777" w:rsidR="00AC503A" w:rsidRPr="001F3834" w:rsidRDefault="00904A8A" w:rsidP="006667F9">
      <w:pPr>
        <w:pStyle w:val="Akapitzlist"/>
        <w:numPr>
          <w:ilvl w:val="0"/>
          <w:numId w:val="27"/>
        </w:numPr>
        <w:spacing w:before="0" w:after="0"/>
        <w:jc w:val="both"/>
        <w:rPr>
          <w:sz w:val="20"/>
          <w:szCs w:val="20"/>
        </w:rPr>
      </w:pPr>
      <w:r w:rsidRPr="001F3834">
        <w:rPr>
          <w:rFonts w:cs="Calibri"/>
          <w:color w:val="00000A"/>
          <w:sz w:val="20"/>
          <w:szCs w:val="20"/>
        </w:rPr>
        <w:t>błędów;</w:t>
      </w:r>
    </w:p>
    <w:p w14:paraId="0CA54D9C" w14:textId="1FB3EB00" w:rsidR="00AC503A" w:rsidRPr="001F3834" w:rsidRDefault="00904A8A" w:rsidP="006667F9">
      <w:pPr>
        <w:pStyle w:val="Akapitzlist"/>
        <w:numPr>
          <w:ilvl w:val="0"/>
          <w:numId w:val="27"/>
        </w:numPr>
        <w:spacing w:before="0" w:after="0"/>
        <w:jc w:val="both"/>
        <w:rPr>
          <w:sz w:val="20"/>
          <w:szCs w:val="20"/>
        </w:rPr>
      </w:pPr>
      <w:r w:rsidRPr="001F3834">
        <w:rPr>
          <w:rFonts w:cs="Calibri"/>
          <w:color w:val="00000A"/>
          <w:sz w:val="20"/>
          <w:szCs w:val="20"/>
        </w:rPr>
        <w:t>prac konserwacyjnych oraz mających na celu modyfikację systemów teleinformatycznych, serwerów etc.</w:t>
      </w:r>
      <w:r w:rsidR="00570A46" w:rsidRPr="001F3834">
        <w:rPr>
          <w:rFonts w:cs="Calibri"/>
          <w:color w:val="00000A"/>
          <w:sz w:val="20"/>
          <w:szCs w:val="20"/>
        </w:rPr>
        <w:t>;</w:t>
      </w:r>
    </w:p>
    <w:p w14:paraId="0CA54D9D" w14:textId="77777777" w:rsidR="00AC503A" w:rsidRPr="001F3834" w:rsidRDefault="00904A8A" w:rsidP="006667F9">
      <w:pPr>
        <w:pStyle w:val="Akapitzlist"/>
        <w:numPr>
          <w:ilvl w:val="0"/>
          <w:numId w:val="27"/>
        </w:numPr>
        <w:spacing w:before="0" w:after="0"/>
        <w:jc w:val="both"/>
        <w:rPr>
          <w:sz w:val="20"/>
          <w:szCs w:val="20"/>
        </w:rPr>
      </w:pPr>
      <w:r w:rsidRPr="001F3834">
        <w:rPr>
          <w:rFonts w:cs="Calibri"/>
          <w:color w:val="00000A"/>
          <w:sz w:val="20"/>
          <w:szCs w:val="20"/>
        </w:rPr>
        <w:t>wystąpienia siły wyższej;</w:t>
      </w:r>
    </w:p>
    <w:p w14:paraId="0CA54D9E" w14:textId="0856B10F" w:rsidR="00AC503A" w:rsidRPr="001F3834" w:rsidRDefault="00904A8A" w:rsidP="006667F9">
      <w:pPr>
        <w:pStyle w:val="Akapitzlist"/>
        <w:numPr>
          <w:ilvl w:val="0"/>
          <w:numId w:val="27"/>
        </w:numPr>
        <w:spacing w:before="0" w:after="0"/>
        <w:jc w:val="both"/>
        <w:rPr>
          <w:sz w:val="20"/>
          <w:szCs w:val="20"/>
        </w:rPr>
      </w:pPr>
      <w:r w:rsidRPr="001F3834">
        <w:rPr>
          <w:rFonts w:cs="Calibri"/>
          <w:color w:val="00000A"/>
          <w:sz w:val="20"/>
          <w:szCs w:val="20"/>
        </w:rPr>
        <w:t xml:space="preserve">działań osób trzecich, w tym ingerencji w działanie </w:t>
      </w:r>
      <w:r w:rsidR="00D70098" w:rsidRPr="001F3834">
        <w:rPr>
          <w:rFonts w:cs="Calibri"/>
          <w:color w:val="00000A"/>
          <w:sz w:val="20"/>
          <w:szCs w:val="20"/>
        </w:rPr>
        <w:t>Aplikacji</w:t>
      </w:r>
      <w:r w:rsidRPr="001F3834">
        <w:rPr>
          <w:rFonts w:cs="Calibri"/>
          <w:color w:val="00000A"/>
          <w:sz w:val="20"/>
          <w:szCs w:val="20"/>
        </w:rPr>
        <w:t xml:space="preserve">; </w:t>
      </w:r>
    </w:p>
    <w:p w14:paraId="0CA54D9F" w14:textId="111D7F15" w:rsidR="00AC503A" w:rsidRPr="001F3834" w:rsidRDefault="00904A8A" w:rsidP="006667F9">
      <w:pPr>
        <w:pStyle w:val="Akapitzlist"/>
        <w:numPr>
          <w:ilvl w:val="0"/>
          <w:numId w:val="27"/>
        </w:numPr>
        <w:spacing w:before="0" w:after="0"/>
        <w:jc w:val="both"/>
        <w:rPr>
          <w:sz w:val="20"/>
          <w:szCs w:val="20"/>
        </w:rPr>
      </w:pPr>
      <w:r w:rsidRPr="001F3834">
        <w:rPr>
          <w:rFonts w:cs="Calibri"/>
          <w:color w:val="00000A"/>
          <w:sz w:val="20"/>
          <w:szCs w:val="20"/>
        </w:rPr>
        <w:t xml:space="preserve">innych zdarzeń, niezależnych od </w:t>
      </w:r>
      <w:r w:rsidR="009D1809" w:rsidRPr="001F3834">
        <w:rPr>
          <w:rFonts w:cs="Calibri"/>
          <w:color w:val="00000A"/>
          <w:sz w:val="20"/>
          <w:szCs w:val="20"/>
        </w:rPr>
        <w:t>Operatora</w:t>
      </w:r>
      <w:r w:rsidRPr="001F3834">
        <w:rPr>
          <w:rFonts w:cs="Calibri"/>
          <w:color w:val="00000A"/>
          <w:sz w:val="20"/>
          <w:szCs w:val="20"/>
        </w:rPr>
        <w:t xml:space="preserve">. </w:t>
      </w:r>
    </w:p>
    <w:p w14:paraId="0CA54DA0" w14:textId="34433116" w:rsidR="00AC503A" w:rsidRPr="001F3834" w:rsidRDefault="009D1809" w:rsidP="006667F9">
      <w:pPr>
        <w:pStyle w:val="Akapitzlist"/>
        <w:numPr>
          <w:ilvl w:val="0"/>
          <w:numId w:val="12"/>
        </w:numPr>
        <w:spacing w:before="0" w:after="0"/>
        <w:ind w:left="426"/>
        <w:jc w:val="both"/>
        <w:rPr>
          <w:sz w:val="20"/>
          <w:szCs w:val="20"/>
        </w:rPr>
      </w:pPr>
      <w:r w:rsidRPr="001F3834">
        <w:rPr>
          <w:rFonts w:cs="Calibri"/>
          <w:color w:val="00000A"/>
          <w:sz w:val="20"/>
          <w:szCs w:val="20"/>
        </w:rPr>
        <w:t>Operator</w:t>
      </w:r>
      <w:r w:rsidR="00904A8A" w:rsidRPr="001F3834">
        <w:rPr>
          <w:rFonts w:cs="Calibri"/>
          <w:color w:val="00000A"/>
          <w:sz w:val="20"/>
          <w:szCs w:val="20"/>
        </w:rPr>
        <w:t xml:space="preserve"> będzie informował </w:t>
      </w:r>
      <w:r w:rsidR="00431B92" w:rsidRPr="001F3834">
        <w:rPr>
          <w:rFonts w:cs="Calibri"/>
          <w:color w:val="00000A"/>
          <w:sz w:val="20"/>
          <w:szCs w:val="20"/>
        </w:rPr>
        <w:t>Użytkownika</w:t>
      </w:r>
      <w:r w:rsidR="00904A8A" w:rsidRPr="001F3834">
        <w:rPr>
          <w:rFonts w:cs="Calibri"/>
          <w:color w:val="00000A"/>
          <w:sz w:val="20"/>
          <w:szCs w:val="20"/>
        </w:rPr>
        <w:t xml:space="preserve"> z odpowiednim wyprzedzeniem, wynoszącym co najmniej 3 (słownie: trzy) dni, o zamiarze prowadzenia prac serwisowych i konserwacyjnych, o których mowa w ust. 1 lit. c, jeżeli prace te będą miały charakter istotny i będą wymagały dłuższego czasu. </w:t>
      </w:r>
      <w:r w:rsidRPr="001F3834">
        <w:rPr>
          <w:rFonts w:cs="Calibri"/>
          <w:color w:val="00000A"/>
          <w:sz w:val="20"/>
          <w:szCs w:val="20"/>
        </w:rPr>
        <w:t>Operator</w:t>
      </w:r>
      <w:r w:rsidR="00904A8A" w:rsidRPr="001F3834">
        <w:rPr>
          <w:rFonts w:cs="Calibri"/>
          <w:color w:val="00000A"/>
          <w:sz w:val="20"/>
          <w:szCs w:val="20"/>
        </w:rPr>
        <w:t xml:space="preserve"> będzie się starał, aby prace te odbywały się w godzinach nocnych, w weekendy oraz dni wolne od pracy. </w:t>
      </w:r>
    </w:p>
    <w:p w14:paraId="0CA54DA2" w14:textId="09511D3A" w:rsidR="00AC503A" w:rsidRPr="001F3834" w:rsidRDefault="009D1809" w:rsidP="006667F9">
      <w:pPr>
        <w:pStyle w:val="Akapitzlist"/>
        <w:numPr>
          <w:ilvl w:val="0"/>
          <w:numId w:val="12"/>
        </w:numPr>
        <w:spacing w:before="0" w:after="0"/>
        <w:ind w:left="426"/>
        <w:jc w:val="both"/>
        <w:rPr>
          <w:sz w:val="20"/>
          <w:szCs w:val="20"/>
        </w:rPr>
      </w:pPr>
      <w:r w:rsidRPr="001F3834">
        <w:rPr>
          <w:rFonts w:cs="Calibri"/>
          <w:color w:val="00000A"/>
          <w:sz w:val="20"/>
          <w:szCs w:val="20"/>
        </w:rPr>
        <w:t>Operator</w:t>
      </w:r>
      <w:r w:rsidR="00904A8A" w:rsidRPr="001F3834">
        <w:rPr>
          <w:rFonts w:cs="Calibri"/>
          <w:color w:val="00000A"/>
          <w:sz w:val="20"/>
          <w:szCs w:val="20"/>
        </w:rPr>
        <w:t xml:space="preserve"> nie ma wpływu na prowadzenie prac serwisowych i konserwacyjnych przez zewnętrznych dostawców oprogramowania, które </w:t>
      </w:r>
      <w:r w:rsidR="00CE4087" w:rsidRPr="001F3834">
        <w:rPr>
          <w:rFonts w:cs="Calibri"/>
          <w:color w:val="00000A"/>
          <w:sz w:val="20"/>
          <w:szCs w:val="20"/>
        </w:rPr>
        <w:t xml:space="preserve">może </w:t>
      </w:r>
      <w:r w:rsidR="00AA57F4" w:rsidRPr="001F3834">
        <w:rPr>
          <w:rFonts w:cs="Calibri"/>
          <w:color w:val="00000A"/>
          <w:sz w:val="20"/>
          <w:szCs w:val="20"/>
        </w:rPr>
        <w:t>z</w:t>
      </w:r>
      <w:r w:rsidR="003F0148" w:rsidRPr="001F3834">
        <w:rPr>
          <w:rFonts w:cs="Calibri"/>
          <w:color w:val="00000A"/>
          <w:sz w:val="20"/>
          <w:szCs w:val="20"/>
        </w:rPr>
        <w:t>ostać</w:t>
      </w:r>
      <w:r w:rsidR="00904A8A" w:rsidRPr="001F3834">
        <w:rPr>
          <w:rFonts w:cs="Calibri"/>
          <w:color w:val="00000A"/>
          <w:sz w:val="20"/>
          <w:szCs w:val="20"/>
        </w:rPr>
        <w:t xml:space="preserve"> wykorzystywane w </w:t>
      </w:r>
      <w:r w:rsidR="00D70098" w:rsidRPr="001F3834">
        <w:rPr>
          <w:rFonts w:cs="Calibri"/>
          <w:color w:val="00000A"/>
          <w:sz w:val="20"/>
          <w:szCs w:val="20"/>
        </w:rPr>
        <w:t>Aplikacji</w:t>
      </w:r>
      <w:r w:rsidR="00904A8A" w:rsidRPr="001F3834">
        <w:rPr>
          <w:rFonts w:cs="Calibri"/>
          <w:color w:val="00000A"/>
          <w:sz w:val="20"/>
          <w:szCs w:val="20"/>
        </w:rPr>
        <w:t xml:space="preserve">, </w:t>
      </w:r>
      <w:r w:rsidR="00CE4087" w:rsidRPr="001F3834">
        <w:rPr>
          <w:rFonts w:cs="Calibri"/>
          <w:color w:val="00000A"/>
          <w:sz w:val="20"/>
          <w:szCs w:val="20"/>
        </w:rPr>
        <w:t>np. przez operatorów płatności</w:t>
      </w:r>
      <w:r w:rsidR="00904A8A" w:rsidRPr="001F3834">
        <w:rPr>
          <w:rFonts w:cs="Calibri"/>
          <w:color w:val="00000A"/>
          <w:sz w:val="20"/>
          <w:szCs w:val="20"/>
        </w:rPr>
        <w:t>.</w:t>
      </w:r>
    </w:p>
    <w:p w14:paraId="0CA54DA3" w14:textId="02556FDC" w:rsidR="00AC503A" w:rsidRPr="001F3834" w:rsidRDefault="00AC503A" w:rsidP="00F30784">
      <w:pPr>
        <w:spacing w:line="276" w:lineRule="auto"/>
        <w:jc w:val="center"/>
        <w:rPr>
          <w:rFonts w:asciiTheme="majorHAnsi" w:hAnsiTheme="majorHAnsi" w:cs="Calibri"/>
          <w:b/>
          <w:sz w:val="20"/>
          <w:szCs w:val="20"/>
        </w:rPr>
      </w:pPr>
    </w:p>
    <w:p w14:paraId="7D108A39" w14:textId="3002C7C0" w:rsidR="00916760" w:rsidRPr="001F3834" w:rsidRDefault="00916760" w:rsidP="00F30784">
      <w:pPr>
        <w:pStyle w:val="Akapitzlist"/>
        <w:spacing w:before="0" w:after="0"/>
        <w:ind w:left="0"/>
        <w:jc w:val="center"/>
        <w:rPr>
          <w:sz w:val="20"/>
          <w:szCs w:val="20"/>
        </w:rPr>
      </w:pPr>
      <w:r w:rsidRPr="001F3834">
        <w:rPr>
          <w:rFonts w:cs="Calibri"/>
          <w:b/>
          <w:color w:val="00000A"/>
          <w:sz w:val="20"/>
          <w:szCs w:val="20"/>
        </w:rPr>
        <w:t xml:space="preserve">§ 11. </w:t>
      </w:r>
    </w:p>
    <w:p w14:paraId="7E93A8EF" w14:textId="77777777" w:rsidR="00916760" w:rsidRPr="001F3834" w:rsidRDefault="00916760" w:rsidP="00F30784">
      <w:pPr>
        <w:pStyle w:val="Akapitzlist"/>
        <w:spacing w:before="0" w:after="0"/>
        <w:ind w:left="0"/>
        <w:jc w:val="center"/>
        <w:rPr>
          <w:sz w:val="20"/>
          <w:szCs w:val="20"/>
        </w:rPr>
      </w:pPr>
      <w:r w:rsidRPr="001F3834">
        <w:rPr>
          <w:rFonts w:cs="Calibri"/>
          <w:b/>
          <w:color w:val="00000A"/>
          <w:sz w:val="20"/>
          <w:szCs w:val="20"/>
        </w:rPr>
        <w:t>Wsparcie techniczne</w:t>
      </w:r>
    </w:p>
    <w:p w14:paraId="01C4DF53" w14:textId="73D5312B" w:rsidR="00916760" w:rsidRPr="001F3834" w:rsidRDefault="009D1809" w:rsidP="006667F9">
      <w:pPr>
        <w:pStyle w:val="Akapitzlist"/>
        <w:numPr>
          <w:ilvl w:val="0"/>
          <w:numId w:val="13"/>
        </w:numPr>
        <w:spacing w:before="0" w:after="0"/>
        <w:ind w:left="426"/>
        <w:jc w:val="both"/>
        <w:rPr>
          <w:sz w:val="20"/>
          <w:szCs w:val="20"/>
        </w:rPr>
      </w:pPr>
      <w:r w:rsidRPr="001F3834">
        <w:rPr>
          <w:rFonts w:cs="Calibri"/>
          <w:sz w:val="20"/>
          <w:szCs w:val="20"/>
        </w:rPr>
        <w:t>Operator</w:t>
      </w:r>
      <w:r w:rsidR="00916760" w:rsidRPr="001F3834">
        <w:rPr>
          <w:rFonts w:cs="Calibri"/>
          <w:sz w:val="20"/>
          <w:szCs w:val="20"/>
        </w:rPr>
        <w:t xml:space="preserve"> zapewnia Użytkownikowi wsparci</w:t>
      </w:r>
      <w:r w:rsidR="00916760" w:rsidRPr="001F3834">
        <w:rPr>
          <w:rFonts w:cs="Calibri"/>
          <w:sz w:val="20"/>
          <w:szCs w:val="20"/>
        </w:rPr>
        <w:softHyphen/>
      </w:r>
      <w:r w:rsidR="00916760" w:rsidRPr="001F3834">
        <w:rPr>
          <w:rFonts w:cs="Calibri"/>
          <w:sz w:val="20"/>
          <w:szCs w:val="20"/>
        </w:rPr>
        <w:softHyphen/>
      </w:r>
      <w:r w:rsidR="00916760" w:rsidRPr="001F3834">
        <w:rPr>
          <w:rFonts w:cs="Calibri"/>
          <w:sz w:val="20"/>
          <w:szCs w:val="20"/>
        </w:rPr>
        <w:softHyphen/>
      </w:r>
      <w:r w:rsidR="00916760" w:rsidRPr="001F3834">
        <w:rPr>
          <w:rFonts w:cs="Calibri"/>
          <w:sz w:val="20"/>
          <w:szCs w:val="20"/>
        </w:rPr>
        <w:softHyphen/>
        <w:t xml:space="preserve">e eksploatacyjne na potrzeby korzystania </w:t>
      </w:r>
      <w:r w:rsidR="009D3BEB" w:rsidRPr="001F3834">
        <w:rPr>
          <w:rFonts w:cs="Calibri"/>
          <w:sz w:val="20"/>
          <w:szCs w:val="20"/>
        </w:rPr>
        <w:t xml:space="preserve">z </w:t>
      </w:r>
      <w:r w:rsidR="00D70098" w:rsidRPr="001F3834">
        <w:rPr>
          <w:rFonts w:cs="Calibri"/>
          <w:sz w:val="20"/>
          <w:szCs w:val="20"/>
        </w:rPr>
        <w:t>Aplikacji</w:t>
      </w:r>
      <w:r w:rsidR="00916760" w:rsidRPr="001F3834">
        <w:rPr>
          <w:rFonts w:cs="Calibri"/>
          <w:sz w:val="20"/>
          <w:szCs w:val="20"/>
        </w:rPr>
        <w:t xml:space="preserve"> — w rozsądnych granicach. </w:t>
      </w:r>
    </w:p>
    <w:p w14:paraId="78B8286C" w14:textId="59FCC376" w:rsidR="00916760" w:rsidRPr="001F3834" w:rsidRDefault="00916760" w:rsidP="006667F9">
      <w:pPr>
        <w:pStyle w:val="Akapitzlist"/>
        <w:numPr>
          <w:ilvl w:val="0"/>
          <w:numId w:val="13"/>
        </w:numPr>
        <w:spacing w:before="0" w:after="0"/>
        <w:ind w:left="426"/>
        <w:jc w:val="both"/>
        <w:rPr>
          <w:sz w:val="20"/>
          <w:szCs w:val="20"/>
        </w:rPr>
      </w:pPr>
      <w:r w:rsidRPr="001F3834">
        <w:rPr>
          <w:rFonts w:cs="Calibri"/>
          <w:sz w:val="20"/>
          <w:szCs w:val="20"/>
        </w:rPr>
        <w:t xml:space="preserve">Wsparcie techniczne nie obejmuje czynności serwisowych, konserwacyjnych, naprawczych lub innych czynności o charakterze informatycznym, które powinny być wykonywane na </w:t>
      </w:r>
      <w:r w:rsidR="002922A2" w:rsidRPr="001F3834">
        <w:rPr>
          <w:rFonts w:cs="Calibri"/>
          <w:sz w:val="20"/>
          <w:szCs w:val="20"/>
        </w:rPr>
        <w:t>urządzeniach</w:t>
      </w:r>
      <w:r w:rsidRPr="001F3834">
        <w:rPr>
          <w:rFonts w:cs="Calibri"/>
          <w:sz w:val="20"/>
          <w:szCs w:val="20"/>
        </w:rPr>
        <w:t xml:space="preserve"> Użytkownika, w szczególności w jego miejscu zamieszkania lub siedzibie. </w:t>
      </w:r>
    </w:p>
    <w:p w14:paraId="4BF3BD0F" w14:textId="77777777" w:rsidR="00916760" w:rsidRPr="001F3834" w:rsidRDefault="00916760" w:rsidP="006667F9">
      <w:pPr>
        <w:pStyle w:val="Akapitzlist"/>
        <w:numPr>
          <w:ilvl w:val="0"/>
          <w:numId w:val="13"/>
        </w:numPr>
        <w:spacing w:before="0" w:after="0"/>
        <w:ind w:left="426"/>
        <w:jc w:val="both"/>
        <w:rPr>
          <w:sz w:val="20"/>
          <w:szCs w:val="20"/>
        </w:rPr>
      </w:pPr>
      <w:r w:rsidRPr="001F3834">
        <w:rPr>
          <w:rFonts w:cs="Calibri"/>
          <w:sz w:val="20"/>
          <w:szCs w:val="20"/>
        </w:rPr>
        <w:t xml:space="preserve">Wsparcie techniczne jest świadczone w dni robocze, w godzinach roboczych — w sposób zdalny. </w:t>
      </w:r>
    </w:p>
    <w:p w14:paraId="60A8C2BC" w14:textId="77777777" w:rsidR="00916760" w:rsidRPr="001F3834" w:rsidRDefault="00916760" w:rsidP="006667F9">
      <w:pPr>
        <w:pStyle w:val="Akapitzlist"/>
        <w:numPr>
          <w:ilvl w:val="0"/>
          <w:numId w:val="13"/>
        </w:numPr>
        <w:spacing w:before="0" w:after="0"/>
        <w:ind w:left="426"/>
        <w:jc w:val="both"/>
        <w:rPr>
          <w:sz w:val="20"/>
          <w:szCs w:val="20"/>
        </w:rPr>
      </w:pPr>
      <w:r w:rsidRPr="001F3834">
        <w:rPr>
          <w:rFonts w:cs="Calibri"/>
          <w:sz w:val="20"/>
          <w:szCs w:val="20"/>
        </w:rPr>
        <w:t xml:space="preserve">Przed skorzystaniem ze wsparcia technicznego Użytkownik jest zobowiązany zapoznać się z informacjami zawartymi w zakładce „Pomoc techniczna”, „FAQ” lub zakładce spełniającej podobną funkcję. </w:t>
      </w:r>
    </w:p>
    <w:p w14:paraId="4543A1C7" w14:textId="5F71E22E" w:rsidR="00916760" w:rsidRPr="001F3834" w:rsidRDefault="00916760" w:rsidP="006667F9">
      <w:pPr>
        <w:pStyle w:val="Akapitzlist"/>
        <w:numPr>
          <w:ilvl w:val="0"/>
          <w:numId w:val="13"/>
        </w:numPr>
        <w:spacing w:before="0" w:after="0"/>
        <w:ind w:left="426"/>
        <w:jc w:val="both"/>
        <w:rPr>
          <w:sz w:val="20"/>
          <w:szCs w:val="20"/>
        </w:rPr>
      </w:pPr>
      <w:r w:rsidRPr="001F3834">
        <w:rPr>
          <w:rFonts w:cs="Calibri"/>
          <w:sz w:val="20"/>
          <w:szCs w:val="20"/>
        </w:rPr>
        <w:t xml:space="preserve">Aby skorzystać ze wsparcia technicznego, Użytkownik powinien przekazać opis problemu </w:t>
      </w:r>
      <w:r w:rsidR="009D1809" w:rsidRPr="001F3834">
        <w:rPr>
          <w:rFonts w:cs="Calibri"/>
          <w:sz w:val="20"/>
          <w:szCs w:val="20"/>
        </w:rPr>
        <w:t>Operatorowi</w:t>
      </w:r>
      <w:r w:rsidRPr="001F3834">
        <w:rPr>
          <w:rFonts w:cs="Calibri"/>
          <w:sz w:val="20"/>
          <w:szCs w:val="20"/>
        </w:rPr>
        <w:t xml:space="preserve"> — za pośrednictwem poczty elektronicznej na adres </w:t>
      </w:r>
      <w:r w:rsidR="00D87AB1" w:rsidRPr="00D87AB1">
        <w:rPr>
          <w:rFonts w:cs="Calibri"/>
          <w:sz w:val="20"/>
          <w:szCs w:val="20"/>
        </w:rPr>
        <w:t>pomoc@smartbox-storage.pl</w:t>
      </w:r>
      <w:r w:rsidR="00A10A6B">
        <w:rPr>
          <w:rFonts w:cs="Calibri"/>
          <w:sz w:val="20"/>
          <w:szCs w:val="20"/>
        </w:rPr>
        <w:t xml:space="preserve"> </w:t>
      </w:r>
      <w:r w:rsidRPr="001F3834">
        <w:rPr>
          <w:rFonts w:cs="Calibri"/>
          <w:sz w:val="20"/>
          <w:szCs w:val="20"/>
        </w:rPr>
        <w:t xml:space="preserve">lub za pośrednictwem odpowiedniej funkcjonalności w ramach </w:t>
      </w:r>
      <w:r w:rsidR="00D70098" w:rsidRPr="001F3834">
        <w:rPr>
          <w:rFonts w:cs="Calibri"/>
          <w:sz w:val="20"/>
          <w:szCs w:val="20"/>
        </w:rPr>
        <w:t>Aplikacji</w:t>
      </w:r>
      <w:r w:rsidRPr="001F3834">
        <w:rPr>
          <w:rFonts w:cs="Calibri"/>
          <w:sz w:val="20"/>
          <w:szCs w:val="20"/>
        </w:rPr>
        <w:t xml:space="preserve"> (o ile taka funkcjonalność zostanie wprowadzona).</w:t>
      </w:r>
    </w:p>
    <w:p w14:paraId="4EA23652" w14:textId="41F4697B" w:rsidR="00916760" w:rsidRPr="001F3834" w:rsidRDefault="00916760" w:rsidP="006667F9">
      <w:pPr>
        <w:pStyle w:val="Akapitzlist"/>
        <w:numPr>
          <w:ilvl w:val="0"/>
          <w:numId w:val="13"/>
        </w:numPr>
        <w:spacing w:before="0" w:after="0"/>
        <w:ind w:left="426"/>
        <w:jc w:val="both"/>
        <w:rPr>
          <w:sz w:val="20"/>
          <w:szCs w:val="20"/>
        </w:rPr>
      </w:pPr>
      <w:r w:rsidRPr="001F3834">
        <w:rPr>
          <w:rFonts w:cs="Calibri"/>
          <w:sz w:val="20"/>
          <w:szCs w:val="20"/>
        </w:rPr>
        <w:t xml:space="preserve">Przyjęcie zgłoszenia, o którym mowa w ust. 5, zostanie niezwłocznie potwierdzone przez </w:t>
      </w:r>
      <w:r w:rsidR="009D1809" w:rsidRPr="001F3834">
        <w:rPr>
          <w:rFonts w:cs="Calibri"/>
          <w:sz w:val="20"/>
          <w:szCs w:val="20"/>
        </w:rPr>
        <w:t>Operatora</w:t>
      </w:r>
      <w:r w:rsidRPr="001F3834">
        <w:rPr>
          <w:rFonts w:cs="Calibri"/>
          <w:sz w:val="20"/>
          <w:szCs w:val="20"/>
        </w:rPr>
        <w:t xml:space="preserve"> poprzez </w:t>
      </w:r>
      <w:r w:rsidR="00AA57F4" w:rsidRPr="001F3834">
        <w:rPr>
          <w:rFonts w:cs="Calibri"/>
          <w:sz w:val="20"/>
          <w:szCs w:val="20"/>
        </w:rPr>
        <w:t>wiadomość e-mail.</w:t>
      </w:r>
      <w:r w:rsidRPr="001F3834">
        <w:rPr>
          <w:rFonts w:cs="Calibri"/>
          <w:sz w:val="20"/>
          <w:szCs w:val="20"/>
        </w:rPr>
        <w:t xml:space="preserve"> </w:t>
      </w:r>
    </w:p>
    <w:p w14:paraId="22B10B70" w14:textId="77777777" w:rsidR="00916760" w:rsidRPr="001F3834" w:rsidRDefault="00916760" w:rsidP="00F30784">
      <w:pPr>
        <w:spacing w:line="276" w:lineRule="auto"/>
        <w:jc w:val="center"/>
        <w:rPr>
          <w:rFonts w:asciiTheme="majorHAnsi" w:hAnsiTheme="majorHAnsi" w:cs="Calibri"/>
          <w:b/>
          <w:sz w:val="20"/>
          <w:szCs w:val="20"/>
        </w:rPr>
      </w:pPr>
    </w:p>
    <w:p w14:paraId="30B2A55D" w14:textId="5F6B4F39" w:rsidR="00916760" w:rsidRPr="001F3834" w:rsidRDefault="00916760" w:rsidP="00F30784">
      <w:pPr>
        <w:spacing w:line="276" w:lineRule="auto"/>
        <w:jc w:val="center"/>
        <w:rPr>
          <w:sz w:val="20"/>
          <w:szCs w:val="20"/>
        </w:rPr>
      </w:pPr>
      <w:r w:rsidRPr="001F3834">
        <w:rPr>
          <w:rFonts w:asciiTheme="majorHAnsi" w:hAnsiTheme="majorHAnsi" w:cs="Calibri"/>
          <w:b/>
          <w:sz w:val="20"/>
          <w:szCs w:val="20"/>
        </w:rPr>
        <w:t>§ 12.</w:t>
      </w:r>
    </w:p>
    <w:p w14:paraId="507EA4AB" w14:textId="39BDE102" w:rsidR="00916760" w:rsidRPr="001F3834" w:rsidRDefault="00916760" w:rsidP="00F30784">
      <w:pPr>
        <w:spacing w:line="276" w:lineRule="auto"/>
        <w:jc w:val="center"/>
        <w:rPr>
          <w:sz w:val="20"/>
          <w:szCs w:val="20"/>
        </w:rPr>
      </w:pPr>
      <w:r w:rsidRPr="001F3834">
        <w:rPr>
          <w:rFonts w:asciiTheme="majorHAnsi" w:hAnsiTheme="majorHAnsi" w:cs="Calibri"/>
          <w:b/>
          <w:sz w:val="20"/>
          <w:szCs w:val="20"/>
        </w:rPr>
        <w:t>Procedura zgłoszeń Użytkownika i ich rozpatrywania</w:t>
      </w:r>
    </w:p>
    <w:p w14:paraId="258023B1" w14:textId="77777777" w:rsidR="00916760" w:rsidRPr="001F3834" w:rsidRDefault="00916760" w:rsidP="006667F9">
      <w:pPr>
        <w:pStyle w:val="Akapitzlist"/>
        <w:numPr>
          <w:ilvl w:val="0"/>
          <w:numId w:val="6"/>
        </w:numPr>
        <w:spacing w:before="0" w:after="0"/>
        <w:ind w:left="426"/>
        <w:jc w:val="both"/>
        <w:rPr>
          <w:sz w:val="20"/>
          <w:szCs w:val="20"/>
        </w:rPr>
      </w:pPr>
      <w:r w:rsidRPr="001F3834">
        <w:rPr>
          <w:rFonts w:cs="Calibri"/>
          <w:sz w:val="20"/>
          <w:szCs w:val="20"/>
        </w:rPr>
        <w:t>Zgłoszenia dotyczące:</w:t>
      </w:r>
    </w:p>
    <w:p w14:paraId="3FE60289" w14:textId="77777777" w:rsidR="00916760" w:rsidRPr="001F3834" w:rsidRDefault="00916760" w:rsidP="006667F9">
      <w:pPr>
        <w:pStyle w:val="Akapitzlist"/>
        <w:numPr>
          <w:ilvl w:val="0"/>
          <w:numId w:val="7"/>
        </w:numPr>
        <w:spacing w:before="0" w:after="0"/>
        <w:jc w:val="both"/>
        <w:rPr>
          <w:sz w:val="20"/>
          <w:szCs w:val="20"/>
        </w:rPr>
      </w:pPr>
      <w:r w:rsidRPr="001F3834">
        <w:rPr>
          <w:rFonts w:cs="Calibri"/>
          <w:sz w:val="20"/>
          <w:szCs w:val="20"/>
        </w:rPr>
        <w:t>awarii;</w:t>
      </w:r>
    </w:p>
    <w:p w14:paraId="75FC1550" w14:textId="77777777" w:rsidR="00916760" w:rsidRPr="001F3834" w:rsidRDefault="00916760" w:rsidP="006667F9">
      <w:pPr>
        <w:pStyle w:val="Akapitzlist"/>
        <w:numPr>
          <w:ilvl w:val="0"/>
          <w:numId w:val="7"/>
        </w:numPr>
        <w:spacing w:before="0" w:after="0"/>
        <w:jc w:val="both"/>
        <w:rPr>
          <w:sz w:val="20"/>
          <w:szCs w:val="20"/>
        </w:rPr>
      </w:pPr>
      <w:r w:rsidRPr="001F3834">
        <w:rPr>
          <w:rFonts w:cs="Calibri"/>
          <w:sz w:val="20"/>
          <w:szCs w:val="20"/>
        </w:rPr>
        <w:t>błędów;</w:t>
      </w:r>
    </w:p>
    <w:p w14:paraId="0F71A7B2" w14:textId="1F6578A1" w:rsidR="00916760" w:rsidRPr="001F3834" w:rsidRDefault="00916760" w:rsidP="00F30784">
      <w:pPr>
        <w:pStyle w:val="Akapitzlist"/>
        <w:spacing w:before="0" w:after="0"/>
        <w:ind w:left="426"/>
        <w:jc w:val="both"/>
        <w:rPr>
          <w:sz w:val="20"/>
          <w:szCs w:val="20"/>
        </w:rPr>
      </w:pPr>
      <w:r w:rsidRPr="001F3834">
        <w:rPr>
          <w:rFonts w:cs="Calibri"/>
          <w:sz w:val="20"/>
          <w:szCs w:val="20"/>
        </w:rPr>
        <w:t xml:space="preserve">mogą być przesyłane za pośrednictwem poczty elektronicznej na adres </w:t>
      </w:r>
      <w:r w:rsidR="007B5773" w:rsidRPr="007B5773">
        <w:rPr>
          <w:rFonts w:cs="Calibri"/>
          <w:sz w:val="20"/>
          <w:szCs w:val="20"/>
        </w:rPr>
        <w:t>kontakt@smartbox-storage.pl</w:t>
      </w:r>
      <w:r w:rsidR="00E421A1" w:rsidRPr="001F3834">
        <w:rPr>
          <w:rFonts w:cs="Calibri"/>
          <w:sz w:val="20"/>
          <w:szCs w:val="20"/>
        </w:rPr>
        <w:t xml:space="preserve"> </w:t>
      </w:r>
    </w:p>
    <w:p w14:paraId="163B145C" w14:textId="38990D29" w:rsidR="00916760" w:rsidRPr="001F3834" w:rsidRDefault="009D1809" w:rsidP="006667F9">
      <w:pPr>
        <w:pStyle w:val="Akapitzlist"/>
        <w:numPr>
          <w:ilvl w:val="0"/>
          <w:numId w:val="6"/>
        </w:numPr>
        <w:spacing w:before="0" w:after="0"/>
        <w:ind w:left="426"/>
        <w:jc w:val="both"/>
        <w:rPr>
          <w:sz w:val="20"/>
          <w:szCs w:val="20"/>
        </w:rPr>
      </w:pPr>
      <w:r w:rsidRPr="001F3834">
        <w:rPr>
          <w:rFonts w:cs="Calibri"/>
          <w:sz w:val="20"/>
          <w:szCs w:val="20"/>
        </w:rPr>
        <w:t>Operator</w:t>
      </w:r>
      <w:r w:rsidR="00916760" w:rsidRPr="001F3834">
        <w:rPr>
          <w:rFonts w:cs="Calibri"/>
          <w:sz w:val="20"/>
          <w:szCs w:val="20"/>
        </w:rPr>
        <w:t xml:space="preserve"> domniemywa, że zgłoszenie pochodzi od osoby uprawnionej do korzystania z </w:t>
      </w:r>
      <w:r w:rsidR="00D70098" w:rsidRPr="001F3834">
        <w:rPr>
          <w:rFonts w:cs="Calibri"/>
          <w:sz w:val="20"/>
          <w:szCs w:val="20"/>
        </w:rPr>
        <w:t>Aplikacji</w:t>
      </w:r>
      <w:r w:rsidR="00916760" w:rsidRPr="001F3834">
        <w:rPr>
          <w:rFonts w:cs="Calibri"/>
          <w:sz w:val="20"/>
          <w:szCs w:val="20"/>
        </w:rPr>
        <w:t xml:space="preserve">, tj. </w:t>
      </w:r>
      <w:r w:rsidR="00213E63" w:rsidRPr="001F3834">
        <w:rPr>
          <w:rFonts w:cs="Calibri"/>
          <w:sz w:val="20"/>
          <w:szCs w:val="20"/>
        </w:rPr>
        <w:t>Użytkownika</w:t>
      </w:r>
      <w:r w:rsidR="00916760" w:rsidRPr="001F3834">
        <w:rPr>
          <w:rFonts w:cs="Calibri"/>
          <w:sz w:val="20"/>
          <w:szCs w:val="20"/>
        </w:rPr>
        <w:t xml:space="preserve">. </w:t>
      </w:r>
    </w:p>
    <w:p w14:paraId="7388C5D7" w14:textId="71BD06F3" w:rsidR="00916760" w:rsidRPr="001F3834" w:rsidRDefault="00916760" w:rsidP="006667F9">
      <w:pPr>
        <w:pStyle w:val="Akapitzlist"/>
        <w:numPr>
          <w:ilvl w:val="0"/>
          <w:numId w:val="6"/>
        </w:numPr>
        <w:spacing w:before="0" w:after="0"/>
        <w:ind w:left="426"/>
        <w:jc w:val="both"/>
        <w:rPr>
          <w:sz w:val="20"/>
          <w:szCs w:val="20"/>
        </w:rPr>
      </w:pPr>
      <w:r w:rsidRPr="001F3834">
        <w:rPr>
          <w:rFonts w:cs="Calibri"/>
          <w:sz w:val="20"/>
          <w:szCs w:val="20"/>
        </w:rPr>
        <w:t>W przypadku zgłoszenia, o którym mowa w ust. 1, zgłoszenie powinno zawierać dokładny opis stwierdzonej awarii</w:t>
      </w:r>
      <w:r w:rsidR="00E421A1" w:rsidRPr="001F3834">
        <w:rPr>
          <w:rFonts w:cs="Calibri"/>
          <w:sz w:val="20"/>
          <w:szCs w:val="20"/>
        </w:rPr>
        <w:t xml:space="preserve"> lub</w:t>
      </w:r>
      <w:r w:rsidRPr="001F3834">
        <w:rPr>
          <w:rFonts w:cs="Calibri"/>
          <w:sz w:val="20"/>
          <w:szCs w:val="20"/>
        </w:rPr>
        <w:t xml:space="preserve"> błędu, a także</w:t>
      </w:r>
      <w:r w:rsidR="00F9031C" w:rsidRPr="001F3834">
        <w:rPr>
          <w:rFonts w:cs="Calibri"/>
          <w:sz w:val="20"/>
          <w:szCs w:val="20"/>
        </w:rPr>
        <w:t>,</w:t>
      </w:r>
      <w:r w:rsidRPr="001F3834">
        <w:rPr>
          <w:rFonts w:cs="Calibri"/>
          <w:sz w:val="20"/>
          <w:szCs w:val="20"/>
        </w:rPr>
        <w:t xml:space="preserve"> w razie konieczności</w:t>
      </w:r>
      <w:r w:rsidR="00F9031C" w:rsidRPr="001F3834">
        <w:rPr>
          <w:rFonts w:cs="Calibri"/>
          <w:sz w:val="20"/>
          <w:szCs w:val="20"/>
        </w:rPr>
        <w:t>,</w:t>
      </w:r>
      <w:r w:rsidRPr="001F3834">
        <w:rPr>
          <w:rFonts w:cs="Calibri"/>
          <w:sz w:val="20"/>
          <w:szCs w:val="20"/>
        </w:rPr>
        <w:t xml:space="preserve"> załączniki w formie plików. </w:t>
      </w:r>
      <w:r w:rsidR="009D1809" w:rsidRPr="001F3834">
        <w:rPr>
          <w:rFonts w:cs="Calibri"/>
          <w:sz w:val="20"/>
          <w:szCs w:val="20"/>
        </w:rPr>
        <w:t>Operator</w:t>
      </w:r>
      <w:r w:rsidRPr="001F3834">
        <w:rPr>
          <w:rFonts w:cs="Calibri"/>
          <w:sz w:val="20"/>
          <w:szCs w:val="20"/>
        </w:rPr>
        <w:t xml:space="preserve"> zastrzega sobie prawo żądania dodatkowych wyjaśnień lub zrekonstruowania problemu w inny sposób, który uzna za stosowny. Osoba poproszona o udzielenie wyjaśnień lub inne czynności jest zobowiązana pomóc </w:t>
      </w:r>
      <w:r w:rsidR="009D1809" w:rsidRPr="001F3834">
        <w:rPr>
          <w:rFonts w:cs="Calibri"/>
          <w:sz w:val="20"/>
          <w:szCs w:val="20"/>
        </w:rPr>
        <w:t>Operatorowi</w:t>
      </w:r>
      <w:r w:rsidRPr="001F3834">
        <w:rPr>
          <w:rFonts w:cs="Calibri"/>
          <w:sz w:val="20"/>
          <w:szCs w:val="20"/>
        </w:rPr>
        <w:t xml:space="preserve"> w rozwiązywaniu zgłoszonej kwestii wedle swojej najlepszej wiedzy i bez zbędnej zwłoki.</w:t>
      </w:r>
    </w:p>
    <w:p w14:paraId="611AC0B0" w14:textId="6351EA2E" w:rsidR="00916760" w:rsidRPr="001F3834" w:rsidRDefault="00916760" w:rsidP="006667F9">
      <w:pPr>
        <w:pStyle w:val="Akapitzlist"/>
        <w:numPr>
          <w:ilvl w:val="0"/>
          <w:numId w:val="6"/>
        </w:numPr>
        <w:spacing w:before="0" w:after="0"/>
        <w:ind w:left="426"/>
        <w:jc w:val="both"/>
        <w:rPr>
          <w:sz w:val="20"/>
          <w:szCs w:val="20"/>
        </w:rPr>
      </w:pPr>
      <w:r w:rsidRPr="001F3834">
        <w:rPr>
          <w:rFonts w:cs="Calibri"/>
          <w:sz w:val="20"/>
          <w:szCs w:val="20"/>
        </w:rPr>
        <w:t xml:space="preserve">Po dokonaniu zgłoszenia </w:t>
      </w:r>
      <w:r w:rsidR="009D1809" w:rsidRPr="001F3834">
        <w:rPr>
          <w:rFonts w:cs="Calibri"/>
          <w:sz w:val="20"/>
          <w:szCs w:val="20"/>
        </w:rPr>
        <w:t>Operator</w:t>
      </w:r>
      <w:r w:rsidRPr="001F3834">
        <w:rPr>
          <w:rFonts w:cs="Calibri"/>
          <w:sz w:val="20"/>
          <w:szCs w:val="20"/>
        </w:rPr>
        <w:t xml:space="preserve"> dokonuje jego szczegółowej analizy w najbliższych dniach roboczych i w godzinach roboczych, które przypadają po zgłoszeniu a następnie podejmuje decyzję w przedmiocie podjęcia właściwych czynności, polegających w szczególności na:</w:t>
      </w:r>
    </w:p>
    <w:p w14:paraId="5889D355" w14:textId="309F2DC3" w:rsidR="007F1C0B" w:rsidRPr="001F3834" w:rsidRDefault="007F1C0B" w:rsidP="006667F9">
      <w:pPr>
        <w:pStyle w:val="Akapitzlist"/>
        <w:numPr>
          <w:ilvl w:val="0"/>
          <w:numId w:val="8"/>
        </w:numPr>
        <w:spacing w:before="0" w:after="0"/>
        <w:jc w:val="both"/>
        <w:rPr>
          <w:sz w:val="20"/>
          <w:szCs w:val="20"/>
        </w:rPr>
      </w:pPr>
      <w:r w:rsidRPr="001F3834">
        <w:rPr>
          <w:sz w:val="20"/>
          <w:szCs w:val="20"/>
        </w:rPr>
        <w:t>odmowie przyjęcia zgłoszenia Użytkownika jako bezzasadnego</w:t>
      </w:r>
      <w:r w:rsidR="00F80F7A" w:rsidRPr="001F3834">
        <w:rPr>
          <w:sz w:val="20"/>
          <w:szCs w:val="20"/>
        </w:rPr>
        <w:t>, bezprzedmiotowego lub niezgodnego z Regulaminem;</w:t>
      </w:r>
    </w:p>
    <w:p w14:paraId="5A5F1C3E" w14:textId="1B3E0733" w:rsidR="00916760" w:rsidRPr="001F3834" w:rsidRDefault="00916760" w:rsidP="006667F9">
      <w:pPr>
        <w:pStyle w:val="Akapitzlist"/>
        <w:numPr>
          <w:ilvl w:val="0"/>
          <w:numId w:val="8"/>
        </w:numPr>
        <w:spacing w:before="0" w:after="0"/>
        <w:jc w:val="both"/>
        <w:rPr>
          <w:sz w:val="20"/>
          <w:szCs w:val="20"/>
        </w:rPr>
      </w:pPr>
      <w:r w:rsidRPr="001F3834">
        <w:rPr>
          <w:rFonts w:cs="Calibri"/>
          <w:sz w:val="20"/>
          <w:szCs w:val="20"/>
        </w:rPr>
        <w:t>usunięciu zgłoszonej awarii</w:t>
      </w:r>
      <w:r w:rsidR="006843C3" w:rsidRPr="001F3834">
        <w:rPr>
          <w:rFonts w:cs="Calibri"/>
          <w:sz w:val="20"/>
          <w:szCs w:val="20"/>
        </w:rPr>
        <w:t xml:space="preserve"> lub</w:t>
      </w:r>
      <w:r w:rsidRPr="001F3834">
        <w:rPr>
          <w:rFonts w:cs="Calibri"/>
          <w:sz w:val="20"/>
          <w:szCs w:val="20"/>
        </w:rPr>
        <w:t xml:space="preserve"> błędu — jeżeli rzeczywiście wystąpiły;</w:t>
      </w:r>
    </w:p>
    <w:p w14:paraId="0DCB5D7A" w14:textId="77777777" w:rsidR="00916760" w:rsidRPr="001F3834" w:rsidRDefault="00916760" w:rsidP="006667F9">
      <w:pPr>
        <w:pStyle w:val="Akapitzlist"/>
        <w:numPr>
          <w:ilvl w:val="0"/>
          <w:numId w:val="8"/>
        </w:numPr>
        <w:spacing w:before="0" w:after="0"/>
        <w:jc w:val="both"/>
        <w:rPr>
          <w:sz w:val="20"/>
          <w:szCs w:val="20"/>
        </w:rPr>
      </w:pPr>
      <w:r w:rsidRPr="001F3834">
        <w:rPr>
          <w:rFonts w:cs="Calibri"/>
          <w:sz w:val="20"/>
          <w:szCs w:val="20"/>
        </w:rPr>
        <w:t>zastosowaniu obejścia, jeżeli nie ma możliwości przeprowadzenia szybkiej naprawy;</w:t>
      </w:r>
    </w:p>
    <w:p w14:paraId="4DCDDAD3" w14:textId="1B342CDB" w:rsidR="00916760" w:rsidRPr="001F3834" w:rsidRDefault="00916760" w:rsidP="006667F9">
      <w:pPr>
        <w:pStyle w:val="Akapitzlist"/>
        <w:numPr>
          <w:ilvl w:val="0"/>
          <w:numId w:val="8"/>
        </w:numPr>
        <w:spacing w:before="0" w:after="0"/>
        <w:jc w:val="both"/>
        <w:rPr>
          <w:sz w:val="20"/>
          <w:szCs w:val="20"/>
        </w:rPr>
      </w:pPr>
      <w:r w:rsidRPr="001F3834">
        <w:rPr>
          <w:rFonts w:cs="Calibri"/>
          <w:sz w:val="20"/>
          <w:szCs w:val="20"/>
        </w:rPr>
        <w:t xml:space="preserve">udzieleniu wsparcia technicznego — w sposób dogodny dla </w:t>
      </w:r>
      <w:r w:rsidR="00F80F7A" w:rsidRPr="001F3834">
        <w:rPr>
          <w:rFonts w:cs="Calibri"/>
          <w:sz w:val="20"/>
          <w:szCs w:val="20"/>
        </w:rPr>
        <w:t>Użytkownika</w:t>
      </w:r>
      <w:r w:rsidRPr="001F3834">
        <w:rPr>
          <w:rFonts w:cs="Calibri"/>
          <w:sz w:val="20"/>
          <w:szCs w:val="20"/>
        </w:rPr>
        <w:t xml:space="preserve">. </w:t>
      </w:r>
    </w:p>
    <w:p w14:paraId="6D50B1C2" w14:textId="6AE24F67" w:rsidR="00916760" w:rsidRPr="001F3834" w:rsidRDefault="00916760" w:rsidP="006667F9">
      <w:pPr>
        <w:pStyle w:val="Akapitzlist"/>
        <w:numPr>
          <w:ilvl w:val="0"/>
          <w:numId w:val="6"/>
        </w:numPr>
        <w:spacing w:before="0" w:after="0"/>
        <w:ind w:left="426"/>
        <w:jc w:val="both"/>
        <w:rPr>
          <w:sz w:val="20"/>
          <w:szCs w:val="20"/>
        </w:rPr>
      </w:pPr>
      <w:r w:rsidRPr="001F3834">
        <w:rPr>
          <w:rFonts w:cs="Calibri"/>
          <w:sz w:val="20"/>
          <w:szCs w:val="20"/>
        </w:rPr>
        <w:t xml:space="preserve">W przypadku zgłoszenia awarii lub błędu, po przeprowadzeniu analizy zgodnie z ust. 4, </w:t>
      </w:r>
      <w:r w:rsidR="009D1809" w:rsidRPr="001F3834">
        <w:rPr>
          <w:rFonts w:cs="Calibri"/>
          <w:sz w:val="20"/>
          <w:szCs w:val="20"/>
        </w:rPr>
        <w:t>Operator</w:t>
      </w:r>
      <w:r w:rsidRPr="001F3834">
        <w:rPr>
          <w:rFonts w:cs="Calibri"/>
          <w:sz w:val="20"/>
          <w:szCs w:val="20"/>
        </w:rPr>
        <w:t xml:space="preserve"> jest zobowiązany podać </w:t>
      </w:r>
      <w:r w:rsidR="00F80F7A" w:rsidRPr="001F3834">
        <w:rPr>
          <w:rFonts w:cs="Calibri"/>
          <w:sz w:val="20"/>
          <w:szCs w:val="20"/>
        </w:rPr>
        <w:t>Użytkownikowi</w:t>
      </w:r>
      <w:r w:rsidRPr="001F3834">
        <w:rPr>
          <w:rFonts w:cs="Calibri"/>
          <w:sz w:val="20"/>
          <w:szCs w:val="20"/>
        </w:rPr>
        <w:t xml:space="preserve"> informację o planowanych działaniach. </w:t>
      </w:r>
    </w:p>
    <w:p w14:paraId="4BC048E6" w14:textId="10051502" w:rsidR="00916760" w:rsidRPr="001F3834" w:rsidRDefault="00916760" w:rsidP="006667F9">
      <w:pPr>
        <w:pStyle w:val="Akapitzlist"/>
        <w:numPr>
          <w:ilvl w:val="0"/>
          <w:numId w:val="6"/>
        </w:numPr>
        <w:spacing w:before="0" w:after="0"/>
        <w:ind w:left="426"/>
        <w:jc w:val="both"/>
        <w:rPr>
          <w:sz w:val="20"/>
          <w:szCs w:val="20"/>
        </w:rPr>
      </w:pPr>
      <w:r w:rsidRPr="001F3834">
        <w:rPr>
          <w:rFonts w:cs="Calibri"/>
          <w:sz w:val="20"/>
          <w:szCs w:val="20"/>
        </w:rPr>
        <w:lastRenderedPageBreak/>
        <w:t>Ustala się następujące okresy podejmowania działań</w:t>
      </w:r>
      <w:r w:rsidR="0012608F" w:rsidRPr="001F3834">
        <w:rPr>
          <w:rFonts w:cs="Calibri"/>
          <w:sz w:val="20"/>
          <w:szCs w:val="20"/>
        </w:rPr>
        <w:t xml:space="preserve"> w dniach roboczych i godzinach roboczych</w:t>
      </w:r>
      <w:r w:rsidRPr="001F3834">
        <w:rPr>
          <w:rFonts w:cs="Calibri"/>
          <w:sz w:val="20"/>
          <w:szCs w:val="20"/>
        </w:rPr>
        <w:t>:</w:t>
      </w:r>
    </w:p>
    <w:tbl>
      <w:tblPr>
        <w:tblStyle w:val="Tabela-Siatka"/>
        <w:tblpPr w:leftFromText="141" w:rightFromText="141" w:vertAnchor="text" w:horzAnchor="page" w:tblpX="683" w:tblpY="201"/>
        <w:tblW w:w="4106" w:type="dxa"/>
        <w:tblCellMar>
          <w:left w:w="78" w:type="dxa"/>
        </w:tblCellMar>
        <w:tblLook w:val="04A0" w:firstRow="1" w:lastRow="0" w:firstColumn="1" w:lastColumn="0" w:noHBand="0" w:noVBand="1"/>
      </w:tblPr>
      <w:tblGrid>
        <w:gridCol w:w="1089"/>
        <w:gridCol w:w="1316"/>
        <w:gridCol w:w="1701"/>
      </w:tblGrid>
      <w:tr w:rsidR="00A10A6B" w:rsidRPr="001F3834" w14:paraId="64159D48" w14:textId="77777777" w:rsidTr="00A10A6B">
        <w:tc>
          <w:tcPr>
            <w:tcW w:w="1089" w:type="dxa"/>
            <w:shd w:val="clear" w:color="auto" w:fill="BFBFBF" w:themeFill="background1" w:themeFillShade="BF"/>
            <w:tcMar>
              <w:left w:w="78" w:type="dxa"/>
            </w:tcMar>
          </w:tcPr>
          <w:p w14:paraId="24BBB9F9" w14:textId="77777777" w:rsidR="00A10A6B" w:rsidRPr="001F3834" w:rsidRDefault="00A10A6B" w:rsidP="007B5773">
            <w:pPr>
              <w:pStyle w:val="Akapitzlist"/>
              <w:spacing w:before="0" w:after="0"/>
              <w:ind w:left="0"/>
              <w:jc w:val="center"/>
              <w:rPr>
                <w:sz w:val="20"/>
                <w:szCs w:val="20"/>
              </w:rPr>
            </w:pPr>
            <w:r w:rsidRPr="001F3834">
              <w:rPr>
                <w:rFonts w:cs="Calibri"/>
                <w:b/>
                <w:sz w:val="20"/>
                <w:szCs w:val="20"/>
              </w:rPr>
              <w:t>Kategoria</w:t>
            </w:r>
          </w:p>
        </w:tc>
        <w:tc>
          <w:tcPr>
            <w:tcW w:w="1316" w:type="dxa"/>
            <w:shd w:val="clear" w:color="auto" w:fill="BFBFBF" w:themeFill="background1" w:themeFillShade="BF"/>
            <w:tcMar>
              <w:left w:w="78" w:type="dxa"/>
            </w:tcMar>
          </w:tcPr>
          <w:p w14:paraId="50DA4991" w14:textId="77777777" w:rsidR="00A10A6B" w:rsidRPr="001F3834" w:rsidRDefault="00A10A6B" w:rsidP="007B5773">
            <w:pPr>
              <w:pStyle w:val="Akapitzlist"/>
              <w:spacing w:before="0" w:after="0"/>
              <w:ind w:left="0"/>
              <w:jc w:val="center"/>
              <w:rPr>
                <w:sz w:val="20"/>
                <w:szCs w:val="20"/>
              </w:rPr>
            </w:pPr>
            <w:r w:rsidRPr="001F3834">
              <w:rPr>
                <w:rFonts w:cs="Calibri"/>
                <w:b/>
                <w:sz w:val="20"/>
                <w:szCs w:val="20"/>
              </w:rPr>
              <w:t>Czas reakcji</w:t>
            </w:r>
          </w:p>
        </w:tc>
        <w:tc>
          <w:tcPr>
            <w:tcW w:w="1701" w:type="dxa"/>
            <w:shd w:val="clear" w:color="auto" w:fill="BFBFBF" w:themeFill="background1" w:themeFillShade="BF"/>
            <w:tcMar>
              <w:left w:w="78" w:type="dxa"/>
            </w:tcMar>
          </w:tcPr>
          <w:p w14:paraId="33948741" w14:textId="77777777" w:rsidR="00A10A6B" w:rsidRPr="001F3834" w:rsidRDefault="00A10A6B" w:rsidP="007B5773">
            <w:pPr>
              <w:pStyle w:val="Akapitzlist"/>
              <w:spacing w:before="0" w:after="0"/>
              <w:ind w:left="0"/>
              <w:jc w:val="center"/>
              <w:rPr>
                <w:sz w:val="20"/>
                <w:szCs w:val="20"/>
              </w:rPr>
            </w:pPr>
            <w:r w:rsidRPr="001F3834">
              <w:rPr>
                <w:rFonts w:cs="Calibri"/>
                <w:b/>
                <w:sz w:val="20"/>
                <w:szCs w:val="20"/>
              </w:rPr>
              <w:t>Czas naprawy</w:t>
            </w:r>
          </w:p>
        </w:tc>
      </w:tr>
      <w:tr w:rsidR="00A10A6B" w:rsidRPr="001F3834" w14:paraId="43F881DA" w14:textId="77777777" w:rsidTr="00A10A6B">
        <w:tc>
          <w:tcPr>
            <w:tcW w:w="1089" w:type="dxa"/>
            <w:shd w:val="clear" w:color="auto" w:fill="BFBFBF" w:themeFill="background1" w:themeFillShade="BF"/>
            <w:tcMar>
              <w:left w:w="78" w:type="dxa"/>
            </w:tcMar>
          </w:tcPr>
          <w:p w14:paraId="2C3FB6BD" w14:textId="77777777" w:rsidR="00A10A6B" w:rsidRPr="001F3834" w:rsidRDefault="00A10A6B" w:rsidP="007B5773">
            <w:pPr>
              <w:pStyle w:val="Akapitzlist"/>
              <w:spacing w:before="0" w:after="0"/>
              <w:ind w:left="0"/>
              <w:jc w:val="both"/>
              <w:rPr>
                <w:sz w:val="20"/>
                <w:szCs w:val="20"/>
              </w:rPr>
            </w:pPr>
            <w:r w:rsidRPr="001F3834">
              <w:rPr>
                <w:rFonts w:cs="Calibri"/>
                <w:sz w:val="20"/>
                <w:szCs w:val="20"/>
              </w:rPr>
              <w:t>Awaria</w:t>
            </w:r>
          </w:p>
        </w:tc>
        <w:tc>
          <w:tcPr>
            <w:tcW w:w="1316" w:type="dxa"/>
            <w:shd w:val="clear" w:color="auto" w:fill="auto"/>
            <w:tcMar>
              <w:left w:w="78" w:type="dxa"/>
            </w:tcMar>
          </w:tcPr>
          <w:p w14:paraId="23523380" w14:textId="3D97F289" w:rsidR="00A10A6B" w:rsidRPr="001F3834" w:rsidRDefault="00A10A6B" w:rsidP="007B5773">
            <w:pPr>
              <w:pStyle w:val="Akapitzlist"/>
              <w:spacing w:before="0" w:after="0"/>
              <w:ind w:left="0"/>
              <w:jc w:val="both"/>
              <w:rPr>
                <w:sz w:val="20"/>
                <w:szCs w:val="20"/>
              </w:rPr>
            </w:pPr>
            <w:r>
              <w:rPr>
                <w:rFonts w:cs="Calibri"/>
                <w:sz w:val="20"/>
                <w:szCs w:val="20"/>
              </w:rPr>
              <w:t>3</w:t>
            </w:r>
            <w:r w:rsidRPr="001F3834">
              <w:rPr>
                <w:rFonts w:cs="Calibri"/>
                <w:sz w:val="20"/>
                <w:szCs w:val="20"/>
              </w:rPr>
              <w:t xml:space="preserve"> godzin</w:t>
            </w:r>
          </w:p>
        </w:tc>
        <w:tc>
          <w:tcPr>
            <w:tcW w:w="1701" w:type="dxa"/>
            <w:shd w:val="clear" w:color="auto" w:fill="auto"/>
            <w:tcMar>
              <w:left w:w="78" w:type="dxa"/>
            </w:tcMar>
          </w:tcPr>
          <w:p w14:paraId="29808EF1" w14:textId="3378475D" w:rsidR="00A10A6B" w:rsidRPr="001F3834" w:rsidRDefault="00A10A6B" w:rsidP="007B5773">
            <w:pPr>
              <w:pStyle w:val="Akapitzlist"/>
              <w:spacing w:before="0" w:after="0"/>
              <w:ind w:left="0"/>
              <w:jc w:val="both"/>
              <w:rPr>
                <w:sz w:val="20"/>
                <w:szCs w:val="20"/>
              </w:rPr>
            </w:pPr>
            <w:r>
              <w:rPr>
                <w:rFonts w:cs="Calibri"/>
                <w:sz w:val="20"/>
                <w:szCs w:val="20"/>
              </w:rPr>
              <w:t>48</w:t>
            </w:r>
            <w:r w:rsidRPr="001F3834">
              <w:rPr>
                <w:rFonts w:cs="Calibri"/>
                <w:sz w:val="20"/>
                <w:szCs w:val="20"/>
              </w:rPr>
              <w:t xml:space="preserve"> godzin</w:t>
            </w:r>
          </w:p>
        </w:tc>
      </w:tr>
      <w:tr w:rsidR="00A10A6B" w:rsidRPr="001F3834" w14:paraId="42C00AFE" w14:textId="77777777" w:rsidTr="00A10A6B">
        <w:tc>
          <w:tcPr>
            <w:tcW w:w="1089" w:type="dxa"/>
            <w:shd w:val="clear" w:color="auto" w:fill="BFBFBF" w:themeFill="background1" w:themeFillShade="BF"/>
            <w:tcMar>
              <w:left w:w="78" w:type="dxa"/>
            </w:tcMar>
          </w:tcPr>
          <w:p w14:paraId="2F9A5AEB" w14:textId="77777777" w:rsidR="00A10A6B" w:rsidRPr="001F3834" w:rsidRDefault="00A10A6B" w:rsidP="007B5773">
            <w:pPr>
              <w:pStyle w:val="Akapitzlist"/>
              <w:spacing w:before="0" w:after="0"/>
              <w:ind w:left="0"/>
              <w:jc w:val="both"/>
              <w:rPr>
                <w:sz w:val="20"/>
                <w:szCs w:val="20"/>
              </w:rPr>
            </w:pPr>
            <w:r w:rsidRPr="001F3834">
              <w:rPr>
                <w:rFonts w:cs="Calibri"/>
                <w:sz w:val="20"/>
                <w:szCs w:val="20"/>
              </w:rPr>
              <w:t>Błąd</w:t>
            </w:r>
          </w:p>
        </w:tc>
        <w:tc>
          <w:tcPr>
            <w:tcW w:w="1316" w:type="dxa"/>
            <w:shd w:val="clear" w:color="auto" w:fill="auto"/>
            <w:tcMar>
              <w:left w:w="78" w:type="dxa"/>
            </w:tcMar>
          </w:tcPr>
          <w:p w14:paraId="4F9EB13A" w14:textId="094034E9" w:rsidR="00A10A6B" w:rsidRPr="001F3834" w:rsidRDefault="00A10A6B" w:rsidP="007B5773">
            <w:pPr>
              <w:pStyle w:val="Akapitzlist"/>
              <w:spacing w:before="0" w:after="0"/>
              <w:ind w:left="0"/>
              <w:jc w:val="both"/>
              <w:rPr>
                <w:sz w:val="20"/>
                <w:szCs w:val="20"/>
              </w:rPr>
            </w:pPr>
            <w:r>
              <w:rPr>
                <w:rFonts w:cs="Calibri"/>
                <w:sz w:val="20"/>
                <w:szCs w:val="20"/>
              </w:rPr>
              <w:t>24</w:t>
            </w:r>
            <w:r w:rsidRPr="001F3834">
              <w:rPr>
                <w:rFonts w:cs="Calibri"/>
                <w:sz w:val="20"/>
                <w:szCs w:val="20"/>
              </w:rPr>
              <w:t xml:space="preserve"> godzin</w:t>
            </w:r>
          </w:p>
        </w:tc>
        <w:tc>
          <w:tcPr>
            <w:tcW w:w="1701" w:type="dxa"/>
            <w:shd w:val="clear" w:color="auto" w:fill="auto"/>
            <w:tcMar>
              <w:left w:w="78" w:type="dxa"/>
            </w:tcMar>
          </w:tcPr>
          <w:p w14:paraId="60E16A83" w14:textId="0A6AE824" w:rsidR="00A10A6B" w:rsidRPr="001F3834" w:rsidRDefault="00A10A6B" w:rsidP="007B5773">
            <w:pPr>
              <w:pStyle w:val="Akapitzlist"/>
              <w:spacing w:before="0" w:after="0"/>
              <w:ind w:left="0"/>
              <w:jc w:val="both"/>
              <w:rPr>
                <w:sz w:val="20"/>
                <w:szCs w:val="20"/>
              </w:rPr>
            </w:pPr>
            <w:r>
              <w:rPr>
                <w:rFonts w:cs="Calibri"/>
                <w:sz w:val="20"/>
                <w:szCs w:val="20"/>
              </w:rPr>
              <w:t>48</w:t>
            </w:r>
            <w:r w:rsidRPr="001F3834">
              <w:rPr>
                <w:rFonts w:cs="Calibri"/>
                <w:sz w:val="20"/>
                <w:szCs w:val="20"/>
              </w:rPr>
              <w:t xml:space="preserve"> godzin</w:t>
            </w:r>
          </w:p>
        </w:tc>
      </w:tr>
    </w:tbl>
    <w:p w14:paraId="2AB98F46" w14:textId="77777777" w:rsidR="00916760" w:rsidRPr="001F3834" w:rsidRDefault="00916760" w:rsidP="00F30784">
      <w:pPr>
        <w:pStyle w:val="Akapitzlist"/>
        <w:spacing w:before="0" w:after="0"/>
        <w:ind w:left="426"/>
        <w:jc w:val="both"/>
        <w:rPr>
          <w:rFonts w:cs="Calibri"/>
          <w:sz w:val="20"/>
          <w:szCs w:val="20"/>
        </w:rPr>
      </w:pPr>
    </w:p>
    <w:p w14:paraId="589EA6E3" w14:textId="77777777" w:rsidR="00916760" w:rsidRPr="001F3834" w:rsidRDefault="00916760" w:rsidP="00F30784">
      <w:pPr>
        <w:pStyle w:val="Akapitzlist"/>
        <w:spacing w:before="0" w:after="0"/>
        <w:ind w:left="426"/>
        <w:jc w:val="both"/>
        <w:rPr>
          <w:sz w:val="20"/>
          <w:szCs w:val="20"/>
        </w:rPr>
      </w:pPr>
      <w:r w:rsidRPr="001F3834">
        <w:rPr>
          <w:rFonts w:cs="Calibri"/>
          <w:sz w:val="20"/>
          <w:szCs w:val="20"/>
        </w:rPr>
        <w:t xml:space="preserve"> </w:t>
      </w:r>
    </w:p>
    <w:p w14:paraId="01568550" w14:textId="39F8EF11" w:rsidR="00916760" w:rsidRPr="001F3834" w:rsidRDefault="009D1809" w:rsidP="006667F9">
      <w:pPr>
        <w:pStyle w:val="Akapitzlist"/>
        <w:numPr>
          <w:ilvl w:val="0"/>
          <w:numId w:val="6"/>
        </w:numPr>
        <w:spacing w:before="0" w:after="0"/>
        <w:ind w:left="426"/>
        <w:jc w:val="both"/>
        <w:rPr>
          <w:sz w:val="20"/>
          <w:szCs w:val="20"/>
        </w:rPr>
      </w:pPr>
      <w:r w:rsidRPr="001F3834">
        <w:rPr>
          <w:rFonts w:cs="Calibri"/>
          <w:sz w:val="20"/>
          <w:szCs w:val="20"/>
        </w:rPr>
        <w:t>Operator</w:t>
      </w:r>
      <w:r w:rsidR="00916760" w:rsidRPr="001F3834">
        <w:rPr>
          <w:rFonts w:cs="Calibri"/>
          <w:sz w:val="20"/>
          <w:szCs w:val="20"/>
        </w:rPr>
        <w:t xml:space="preserve"> ma prawo do ingerencji w strukturę danych, ustawienia Usług</w:t>
      </w:r>
      <w:r w:rsidR="00563090" w:rsidRPr="001F3834">
        <w:rPr>
          <w:rFonts w:cs="Calibri"/>
          <w:sz w:val="20"/>
          <w:szCs w:val="20"/>
        </w:rPr>
        <w:t xml:space="preserve"> Elektronicznych</w:t>
      </w:r>
      <w:r w:rsidR="0012608F" w:rsidRPr="001F3834">
        <w:rPr>
          <w:rFonts w:cs="Calibri"/>
          <w:sz w:val="20"/>
          <w:szCs w:val="20"/>
        </w:rPr>
        <w:t>, konto Użytkownika</w:t>
      </w:r>
      <w:r w:rsidR="00916760" w:rsidRPr="001F3834">
        <w:rPr>
          <w:rFonts w:cs="Calibri"/>
          <w:sz w:val="20"/>
          <w:szCs w:val="20"/>
        </w:rPr>
        <w:t xml:space="preserve"> oraz uprawnienia Użytkownik</w:t>
      </w:r>
      <w:r w:rsidR="0012608F" w:rsidRPr="001F3834">
        <w:rPr>
          <w:rFonts w:cs="Calibri"/>
          <w:sz w:val="20"/>
          <w:szCs w:val="20"/>
        </w:rPr>
        <w:t>a</w:t>
      </w:r>
      <w:r w:rsidR="00916760" w:rsidRPr="001F3834">
        <w:rPr>
          <w:rFonts w:cs="Calibri"/>
          <w:sz w:val="20"/>
          <w:szCs w:val="20"/>
        </w:rPr>
        <w:t>, jeżeli jest to konieczne do usunięcia awarii</w:t>
      </w:r>
      <w:r w:rsidR="00563090" w:rsidRPr="001F3834">
        <w:rPr>
          <w:rFonts w:cs="Calibri"/>
          <w:sz w:val="20"/>
          <w:szCs w:val="20"/>
        </w:rPr>
        <w:t xml:space="preserve"> lub</w:t>
      </w:r>
      <w:r w:rsidR="00916760" w:rsidRPr="001F3834">
        <w:rPr>
          <w:rFonts w:cs="Calibri"/>
          <w:sz w:val="20"/>
          <w:szCs w:val="20"/>
        </w:rPr>
        <w:t xml:space="preserve"> błędu.</w:t>
      </w:r>
    </w:p>
    <w:p w14:paraId="6F44ED3B" w14:textId="02DEA204" w:rsidR="00916760" w:rsidRPr="001F3834" w:rsidRDefault="00916760" w:rsidP="006667F9">
      <w:pPr>
        <w:pStyle w:val="Akapitzlist"/>
        <w:numPr>
          <w:ilvl w:val="0"/>
          <w:numId w:val="6"/>
        </w:numPr>
        <w:spacing w:before="0" w:after="0"/>
        <w:ind w:left="426"/>
        <w:jc w:val="both"/>
        <w:rPr>
          <w:sz w:val="20"/>
          <w:szCs w:val="20"/>
        </w:rPr>
      </w:pPr>
      <w:r w:rsidRPr="001F3834">
        <w:rPr>
          <w:rFonts w:cs="Calibri"/>
          <w:sz w:val="20"/>
          <w:szCs w:val="20"/>
        </w:rPr>
        <w:t xml:space="preserve">Po rozpatrzeniu zgłoszenia i ewentualnym wyeliminowaniu stwierdzonego problemu </w:t>
      </w:r>
      <w:r w:rsidR="009D1809" w:rsidRPr="001F3834">
        <w:rPr>
          <w:rFonts w:cs="Calibri"/>
          <w:sz w:val="20"/>
          <w:szCs w:val="20"/>
        </w:rPr>
        <w:t>Operator</w:t>
      </w:r>
      <w:r w:rsidRPr="001F3834">
        <w:rPr>
          <w:rFonts w:cs="Calibri"/>
          <w:sz w:val="20"/>
          <w:szCs w:val="20"/>
        </w:rPr>
        <w:t xml:space="preserve"> niezwłocznie powiadamia Użytkownika. </w:t>
      </w:r>
    </w:p>
    <w:p w14:paraId="424DDFDA" w14:textId="423EC0B6" w:rsidR="00916760" w:rsidRPr="001F3834" w:rsidRDefault="00916760" w:rsidP="006667F9">
      <w:pPr>
        <w:pStyle w:val="Akapitzlist"/>
        <w:numPr>
          <w:ilvl w:val="0"/>
          <w:numId w:val="6"/>
        </w:numPr>
        <w:spacing w:before="0" w:after="0"/>
        <w:ind w:left="426"/>
        <w:jc w:val="both"/>
        <w:rPr>
          <w:sz w:val="20"/>
          <w:szCs w:val="20"/>
        </w:rPr>
      </w:pPr>
      <w:r w:rsidRPr="001F3834">
        <w:rPr>
          <w:rFonts w:cs="Calibri"/>
          <w:sz w:val="20"/>
          <w:szCs w:val="20"/>
        </w:rPr>
        <w:t>Inne zgłoszenia niż wymienione w ust. 1, związane na przykład z płatnościami, wystawianiem faktur, rozliczeniami wymagają</w:t>
      </w:r>
      <w:r w:rsidRPr="001F3834">
        <w:rPr>
          <w:rFonts w:cstheme="minorHAnsi"/>
          <w:sz w:val="20"/>
          <w:szCs w:val="20"/>
        </w:rPr>
        <w:t xml:space="preserve"> zgłoszenia na adres elektroniczny </w:t>
      </w:r>
      <w:r w:rsidR="00782616" w:rsidRPr="007B5773">
        <w:rPr>
          <w:rFonts w:cs="Calibri"/>
          <w:sz w:val="20"/>
          <w:szCs w:val="20"/>
        </w:rPr>
        <w:t>kontakt@smartbox-storage.pl</w:t>
      </w:r>
      <w:r w:rsidR="00146109" w:rsidRPr="001F3834">
        <w:rPr>
          <w:rFonts w:cs="Calibri"/>
          <w:sz w:val="20"/>
          <w:szCs w:val="20"/>
        </w:rPr>
        <w:t xml:space="preserve"> </w:t>
      </w:r>
      <w:r w:rsidRPr="001F3834">
        <w:rPr>
          <w:rFonts w:cs="Calibri"/>
          <w:sz w:val="20"/>
          <w:szCs w:val="20"/>
        </w:rPr>
        <w:t xml:space="preserve">lub za pośrednictwem odpowiedniej funkcjonalności w ramach </w:t>
      </w:r>
      <w:r w:rsidR="00D70098" w:rsidRPr="001F3834">
        <w:rPr>
          <w:rFonts w:cs="Calibri"/>
          <w:sz w:val="20"/>
          <w:szCs w:val="20"/>
        </w:rPr>
        <w:t>Aplikacji</w:t>
      </w:r>
      <w:r w:rsidRPr="001F3834">
        <w:rPr>
          <w:rFonts w:cs="Calibri"/>
          <w:sz w:val="20"/>
          <w:szCs w:val="20"/>
        </w:rPr>
        <w:t xml:space="preserve"> (o ile taka funkcjonalność zostanie wprowadzona).</w:t>
      </w:r>
    </w:p>
    <w:p w14:paraId="40919778" w14:textId="5E77B8E5" w:rsidR="00916760" w:rsidRPr="001F3834" w:rsidRDefault="009D1809" w:rsidP="006667F9">
      <w:pPr>
        <w:pStyle w:val="Akapitzlist"/>
        <w:numPr>
          <w:ilvl w:val="0"/>
          <w:numId w:val="6"/>
        </w:numPr>
        <w:spacing w:before="0" w:after="0"/>
        <w:ind w:left="426"/>
        <w:jc w:val="both"/>
        <w:rPr>
          <w:sz w:val="20"/>
          <w:szCs w:val="20"/>
        </w:rPr>
      </w:pPr>
      <w:r w:rsidRPr="001F3834">
        <w:rPr>
          <w:rFonts w:cs="Calibri"/>
          <w:sz w:val="20"/>
          <w:szCs w:val="20"/>
        </w:rPr>
        <w:t>Operator</w:t>
      </w:r>
      <w:r w:rsidR="00916760" w:rsidRPr="001F3834">
        <w:rPr>
          <w:rFonts w:cs="Calibri"/>
          <w:sz w:val="20"/>
          <w:szCs w:val="20"/>
        </w:rPr>
        <w:t xml:space="preserve"> zastrzega, że nie ma obowiązku wprowadzania w </w:t>
      </w:r>
      <w:r w:rsidR="00D70098" w:rsidRPr="001F3834">
        <w:rPr>
          <w:rFonts w:cs="Calibri"/>
          <w:sz w:val="20"/>
          <w:szCs w:val="20"/>
        </w:rPr>
        <w:t>Aplikacji</w:t>
      </w:r>
      <w:r w:rsidR="00916760" w:rsidRPr="001F3834">
        <w:rPr>
          <w:rFonts w:cs="Calibri"/>
          <w:sz w:val="20"/>
          <w:szCs w:val="20"/>
        </w:rPr>
        <w:t xml:space="preserve"> wszelkich zmian zgłaszanych przez Użytkownika, w szczególności zmian dotyczących funkcjonalności, optymalizacji działania </w:t>
      </w:r>
      <w:r w:rsidR="00D70098" w:rsidRPr="001F3834">
        <w:rPr>
          <w:rFonts w:cs="Calibri"/>
          <w:sz w:val="20"/>
          <w:szCs w:val="20"/>
        </w:rPr>
        <w:t>Aplikacji</w:t>
      </w:r>
      <w:r w:rsidR="006A329C" w:rsidRPr="001F3834">
        <w:rPr>
          <w:rFonts w:cs="Calibri"/>
          <w:sz w:val="20"/>
          <w:szCs w:val="20"/>
        </w:rPr>
        <w:t xml:space="preserve"> </w:t>
      </w:r>
      <w:r w:rsidR="00916760" w:rsidRPr="001F3834">
        <w:rPr>
          <w:rFonts w:cs="Calibri"/>
          <w:sz w:val="20"/>
          <w:szCs w:val="20"/>
        </w:rPr>
        <w:t xml:space="preserve">i innych modyfikacji o istotnym charakterze. </w:t>
      </w:r>
    </w:p>
    <w:p w14:paraId="64FF4979" w14:textId="2EFEA42B" w:rsidR="00916760" w:rsidRPr="001F3834" w:rsidRDefault="00916760" w:rsidP="00F30784">
      <w:pPr>
        <w:spacing w:line="276" w:lineRule="auto"/>
        <w:jc w:val="center"/>
        <w:rPr>
          <w:rFonts w:ascii="Cambria" w:hAnsi="Cambria" w:cs="Calibri"/>
          <w:b/>
          <w:sz w:val="20"/>
          <w:szCs w:val="20"/>
        </w:rPr>
      </w:pPr>
    </w:p>
    <w:p w14:paraId="0E7C4C98" w14:textId="6B1D2056" w:rsidR="00F73A26" w:rsidRPr="001F3834" w:rsidRDefault="00F73A26" w:rsidP="00F73A26">
      <w:pPr>
        <w:pStyle w:val="Akapitzlist"/>
        <w:spacing w:before="0" w:after="0"/>
        <w:ind w:left="0"/>
        <w:jc w:val="center"/>
        <w:rPr>
          <w:rFonts w:ascii="Cambria" w:hAnsi="Cambria" w:cs="Calibri"/>
          <w:b/>
          <w:color w:val="00000A"/>
          <w:sz w:val="20"/>
          <w:szCs w:val="20"/>
        </w:rPr>
      </w:pPr>
      <w:r w:rsidRPr="001F3834">
        <w:rPr>
          <w:rFonts w:ascii="Cambria" w:hAnsi="Cambria" w:cs="Calibri"/>
          <w:b/>
          <w:color w:val="00000A"/>
          <w:sz w:val="20"/>
          <w:szCs w:val="20"/>
        </w:rPr>
        <w:t xml:space="preserve">[ROZDZIAŁ IV: KONTO UŻYTKOWNIKA W RAMACH </w:t>
      </w:r>
      <w:r w:rsidR="00D70098" w:rsidRPr="001F3834">
        <w:rPr>
          <w:rFonts w:ascii="Cambria" w:hAnsi="Cambria" w:cs="Calibri"/>
          <w:b/>
          <w:color w:val="00000A"/>
          <w:sz w:val="20"/>
          <w:szCs w:val="20"/>
        </w:rPr>
        <w:t>APLIKACJI</w:t>
      </w:r>
      <w:r w:rsidRPr="001F3834">
        <w:rPr>
          <w:rFonts w:ascii="Cambria" w:hAnsi="Cambria" w:cs="Calibri"/>
          <w:b/>
          <w:color w:val="00000A"/>
          <w:sz w:val="20"/>
          <w:szCs w:val="20"/>
        </w:rPr>
        <w:t xml:space="preserve">] </w:t>
      </w:r>
    </w:p>
    <w:p w14:paraId="51932A2D" w14:textId="77777777" w:rsidR="00F73A26" w:rsidRPr="001F3834" w:rsidRDefault="00F73A26" w:rsidP="00F73A26">
      <w:pPr>
        <w:pStyle w:val="Akapitzlist"/>
        <w:spacing w:before="0" w:after="0"/>
        <w:ind w:left="0"/>
        <w:jc w:val="center"/>
        <w:rPr>
          <w:rFonts w:ascii="Cambria" w:hAnsi="Cambria" w:cs="Calibri"/>
          <w:b/>
          <w:color w:val="00000A"/>
          <w:sz w:val="20"/>
          <w:szCs w:val="20"/>
        </w:rPr>
      </w:pPr>
    </w:p>
    <w:p w14:paraId="15C5DAB7" w14:textId="6C4D2639" w:rsidR="00F73A26" w:rsidRPr="001F3834" w:rsidRDefault="00F73A26" w:rsidP="00F73A26">
      <w:pPr>
        <w:pStyle w:val="Akapitzlist"/>
        <w:spacing w:before="0" w:after="0"/>
        <w:ind w:left="426"/>
        <w:jc w:val="center"/>
        <w:rPr>
          <w:rFonts w:ascii="Cambria" w:hAnsi="Cambria" w:cs="Calibri"/>
          <w:b/>
          <w:sz w:val="20"/>
          <w:szCs w:val="20"/>
        </w:rPr>
      </w:pPr>
      <w:r w:rsidRPr="001F3834">
        <w:rPr>
          <w:rFonts w:ascii="Cambria" w:hAnsi="Cambria" w:cs="Calibri"/>
          <w:b/>
          <w:sz w:val="20"/>
          <w:szCs w:val="20"/>
        </w:rPr>
        <w:t>§ 1</w:t>
      </w:r>
      <w:r w:rsidR="00C04D75" w:rsidRPr="001F3834">
        <w:rPr>
          <w:rFonts w:ascii="Cambria" w:hAnsi="Cambria" w:cs="Calibri"/>
          <w:b/>
          <w:sz w:val="20"/>
          <w:szCs w:val="20"/>
        </w:rPr>
        <w:t>3</w:t>
      </w:r>
      <w:r w:rsidRPr="001F3834">
        <w:rPr>
          <w:rFonts w:ascii="Cambria" w:hAnsi="Cambria" w:cs="Calibri"/>
          <w:b/>
          <w:sz w:val="20"/>
          <w:szCs w:val="20"/>
        </w:rPr>
        <w:t xml:space="preserve">. </w:t>
      </w:r>
    </w:p>
    <w:p w14:paraId="62645434" w14:textId="1EEA7609" w:rsidR="00F73A26" w:rsidRPr="001F3834" w:rsidRDefault="00F73A26" w:rsidP="00F73A26">
      <w:pPr>
        <w:pStyle w:val="Akapitzlist"/>
        <w:spacing w:before="0" w:after="0"/>
        <w:ind w:left="426"/>
        <w:jc w:val="center"/>
        <w:rPr>
          <w:rFonts w:ascii="Cambria" w:hAnsi="Cambria" w:cs="Calibri"/>
          <w:b/>
          <w:sz w:val="20"/>
          <w:szCs w:val="20"/>
        </w:rPr>
      </w:pPr>
      <w:r w:rsidRPr="001F3834">
        <w:rPr>
          <w:rFonts w:ascii="Cambria" w:hAnsi="Cambria" w:cs="Calibri"/>
          <w:b/>
          <w:sz w:val="20"/>
          <w:szCs w:val="20"/>
        </w:rPr>
        <w:t xml:space="preserve">Założenie konta </w:t>
      </w:r>
      <w:r w:rsidR="00146109" w:rsidRPr="001F3834">
        <w:rPr>
          <w:rFonts w:ascii="Cambria" w:hAnsi="Cambria" w:cs="Calibri"/>
          <w:b/>
          <w:sz w:val="20"/>
          <w:szCs w:val="20"/>
        </w:rPr>
        <w:t>Użytkownika</w:t>
      </w:r>
    </w:p>
    <w:p w14:paraId="3DFF31CC" w14:textId="747954D5" w:rsidR="00F73A26" w:rsidRPr="001F3834" w:rsidRDefault="00F73A26" w:rsidP="006667F9">
      <w:pPr>
        <w:pStyle w:val="Akapitzlist"/>
        <w:numPr>
          <w:ilvl w:val="0"/>
          <w:numId w:val="42"/>
        </w:numPr>
        <w:spacing w:before="0" w:after="0"/>
        <w:ind w:left="426"/>
        <w:jc w:val="both"/>
        <w:rPr>
          <w:rFonts w:ascii="Cambria" w:hAnsi="Cambria" w:cs="Calibri"/>
          <w:sz w:val="20"/>
          <w:szCs w:val="20"/>
        </w:rPr>
      </w:pPr>
      <w:r w:rsidRPr="001F3834">
        <w:rPr>
          <w:rFonts w:ascii="Cambria" w:hAnsi="Cambria" w:cstheme="minorHAnsi"/>
          <w:color w:val="auto"/>
          <w:sz w:val="20"/>
          <w:szCs w:val="20"/>
          <w:shd w:val="clear" w:color="auto" w:fill="FFFFFF"/>
        </w:rPr>
        <w:t xml:space="preserve">W celu korzystania z Usług </w:t>
      </w:r>
      <w:r w:rsidR="00C04D75" w:rsidRPr="001F3834">
        <w:rPr>
          <w:rFonts w:ascii="Cambria" w:hAnsi="Cambria" w:cstheme="minorHAnsi"/>
          <w:color w:val="auto"/>
          <w:sz w:val="20"/>
          <w:szCs w:val="20"/>
          <w:shd w:val="clear" w:color="auto" w:fill="FFFFFF"/>
        </w:rPr>
        <w:t xml:space="preserve">Elektronicznych </w:t>
      </w:r>
      <w:r w:rsidR="00FC000A" w:rsidRPr="001F3834">
        <w:rPr>
          <w:rFonts w:ascii="Cambria" w:hAnsi="Cambria" w:cstheme="minorHAnsi"/>
          <w:color w:val="auto"/>
          <w:sz w:val="20"/>
          <w:szCs w:val="20"/>
          <w:shd w:val="clear" w:color="auto" w:fill="FFFFFF"/>
        </w:rPr>
        <w:t xml:space="preserve">oraz Najmu </w:t>
      </w:r>
      <w:r w:rsidRPr="001F3834">
        <w:rPr>
          <w:rFonts w:ascii="Cambria" w:hAnsi="Cambria" w:cstheme="minorHAnsi"/>
          <w:color w:val="auto"/>
          <w:sz w:val="20"/>
          <w:szCs w:val="20"/>
          <w:shd w:val="clear" w:color="auto" w:fill="FFFFFF"/>
        </w:rPr>
        <w:t xml:space="preserve">w najszerszym zakresie, tj. uzyskania dostępu do wszystkich funkcjonalności </w:t>
      </w:r>
      <w:r w:rsidR="00D70098" w:rsidRPr="001F3834">
        <w:rPr>
          <w:rFonts w:ascii="Cambria" w:hAnsi="Cambria" w:cstheme="minorHAnsi"/>
          <w:color w:val="auto"/>
          <w:sz w:val="20"/>
          <w:szCs w:val="20"/>
          <w:shd w:val="clear" w:color="auto" w:fill="FFFFFF"/>
        </w:rPr>
        <w:t>Aplikacji</w:t>
      </w:r>
      <w:r w:rsidR="00FC000A" w:rsidRPr="001F3834">
        <w:rPr>
          <w:rFonts w:ascii="Cambria" w:hAnsi="Cambria" w:cstheme="minorHAnsi"/>
          <w:color w:val="auto"/>
          <w:sz w:val="20"/>
          <w:szCs w:val="20"/>
          <w:shd w:val="clear" w:color="auto" w:fill="FFFFFF"/>
        </w:rPr>
        <w:t xml:space="preserve"> oraz możliwości składania </w:t>
      </w:r>
      <w:r w:rsidR="00626AE4" w:rsidRPr="001F3834">
        <w:rPr>
          <w:rFonts w:ascii="Cambria" w:hAnsi="Cambria" w:cstheme="minorHAnsi"/>
          <w:color w:val="auto"/>
          <w:sz w:val="20"/>
          <w:szCs w:val="20"/>
          <w:shd w:val="clear" w:color="auto" w:fill="FFFFFF"/>
        </w:rPr>
        <w:t>Dyspozycji Najmu</w:t>
      </w:r>
      <w:r w:rsidRPr="001F3834">
        <w:rPr>
          <w:rFonts w:ascii="Cambria" w:hAnsi="Cambria" w:cstheme="minorHAnsi"/>
          <w:color w:val="auto"/>
          <w:sz w:val="20"/>
          <w:szCs w:val="20"/>
          <w:shd w:val="clear" w:color="auto" w:fill="FFFFFF"/>
        </w:rPr>
        <w:t>, Użytkownik jest</w:t>
      </w:r>
      <w:r w:rsidRPr="001F3834">
        <w:rPr>
          <w:rFonts w:ascii="Cambria" w:hAnsi="Cambria" w:cs="Calibri"/>
          <w:color w:val="auto"/>
          <w:sz w:val="20"/>
          <w:szCs w:val="20"/>
          <w:shd w:val="clear" w:color="auto" w:fill="FFFFFF"/>
        </w:rPr>
        <w:t xml:space="preserve"> zobowiązany wypełnić i przesłać formularz rejestracyjny Użytkownika, dostępny w </w:t>
      </w:r>
      <w:r w:rsidR="00D70098" w:rsidRPr="001F3834">
        <w:rPr>
          <w:rFonts w:ascii="Cambria" w:hAnsi="Cambria" w:cs="Calibri"/>
          <w:color w:val="auto"/>
          <w:sz w:val="20"/>
          <w:szCs w:val="20"/>
          <w:shd w:val="clear" w:color="auto" w:fill="FFFFFF"/>
        </w:rPr>
        <w:t>Aplikacji</w:t>
      </w:r>
      <w:r w:rsidRPr="001F3834">
        <w:rPr>
          <w:rFonts w:ascii="Cambria" w:hAnsi="Cambria" w:cs="Calibri"/>
          <w:color w:val="auto"/>
          <w:sz w:val="20"/>
          <w:szCs w:val="20"/>
          <w:shd w:val="clear" w:color="auto" w:fill="FFFFFF"/>
        </w:rPr>
        <w:t xml:space="preserve">. </w:t>
      </w:r>
      <w:r w:rsidR="00217E99" w:rsidRPr="001F3834">
        <w:rPr>
          <w:rFonts w:ascii="Cambria" w:hAnsi="Cambria" w:cs="Calibri"/>
          <w:color w:val="auto"/>
          <w:sz w:val="20"/>
          <w:szCs w:val="20"/>
          <w:shd w:val="clear" w:color="auto" w:fill="FFFFFF"/>
        </w:rPr>
        <w:t xml:space="preserve">W przypadku, gdy Użytkownik zamierza logować się przy użyciu innej metody (np. za pomocą konta społecznościowego) jest zobowiązany wybrać metodę logowania oraz postępować zgodnie z dalszymi wskazówkami. </w:t>
      </w:r>
    </w:p>
    <w:p w14:paraId="0E0AA379" w14:textId="549AA25C" w:rsidR="00F73A26" w:rsidRPr="001F3834" w:rsidRDefault="00F73A26" w:rsidP="006667F9">
      <w:pPr>
        <w:pStyle w:val="Akapitzlist"/>
        <w:numPr>
          <w:ilvl w:val="0"/>
          <w:numId w:val="42"/>
        </w:numPr>
        <w:spacing w:before="0" w:after="0"/>
        <w:ind w:left="426"/>
        <w:jc w:val="both"/>
        <w:rPr>
          <w:rFonts w:ascii="Cambria" w:hAnsi="Cambria" w:cs="Calibri"/>
          <w:color w:val="auto"/>
          <w:sz w:val="20"/>
          <w:szCs w:val="20"/>
        </w:rPr>
      </w:pPr>
      <w:r w:rsidRPr="001F3834">
        <w:rPr>
          <w:rFonts w:ascii="Cambria" w:hAnsi="Cambria" w:cs="Calibri"/>
          <w:color w:val="auto"/>
          <w:sz w:val="20"/>
          <w:szCs w:val="20"/>
        </w:rPr>
        <w:t xml:space="preserve">Po złożeniu formularza rejestracyjnego nastąpi weryfikacja Użytkownika poprzez wysłanie wiadomości elektronicznej na podany w formularzu adres elektroniczny. Jeżeli w terminie 7 dni od dnia wysłania wiadomości nie nastąpi weryfikacja Użytkownika, </w:t>
      </w:r>
      <w:r w:rsidR="009D1809" w:rsidRPr="001F3834">
        <w:rPr>
          <w:rFonts w:ascii="Cambria" w:hAnsi="Cambria" w:cs="Calibri"/>
          <w:color w:val="auto"/>
          <w:sz w:val="20"/>
          <w:szCs w:val="20"/>
        </w:rPr>
        <w:t>Operator</w:t>
      </w:r>
      <w:r w:rsidR="00FC000A" w:rsidRPr="001F3834">
        <w:rPr>
          <w:rFonts w:ascii="Cambria" w:hAnsi="Cambria" w:cs="Calibri"/>
          <w:color w:val="auto"/>
          <w:sz w:val="20"/>
          <w:szCs w:val="20"/>
        </w:rPr>
        <w:t xml:space="preserve"> </w:t>
      </w:r>
      <w:r w:rsidRPr="001F3834">
        <w:rPr>
          <w:rFonts w:ascii="Cambria" w:hAnsi="Cambria" w:cs="Calibri"/>
          <w:color w:val="auto"/>
          <w:sz w:val="20"/>
          <w:szCs w:val="20"/>
        </w:rPr>
        <w:t xml:space="preserve">usuwa podane dane i uznaje, że Użytkownik zrezygnował z założenia konta Użytkownika.  </w:t>
      </w:r>
    </w:p>
    <w:p w14:paraId="492E07CA" w14:textId="5D35A24B" w:rsidR="00F73A26" w:rsidRPr="001F3834" w:rsidRDefault="00F73A26" w:rsidP="006667F9">
      <w:pPr>
        <w:pStyle w:val="Akapitzlist"/>
        <w:numPr>
          <w:ilvl w:val="0"/>
          <w:numId w:val="42"/>
        </w:numPr>
        <w:spacing w:before="0" w:after="0"/>
        <w:ind w:left="426"/>
        <w:jc w:val="both"/>
        <w:rPr>
          <w:rFonts w:ascii="Cambria" w:hAnsi="Cambria" w:cs="Calibri"/>
          <w:color w:val="auto"/>
          <w:sz w:val="20"/>
          <w:szCs w:val="20"/>
        </w:rPr>
      </w:pPr>
      <w:r w:rsidRPr="001F3834">
        <w:rPr>
          <w:rFonts w:ascii="Cambria" w:hAnsi="Cambria" w:cs="Calibri"/>
          <w:color w:val="auto"/>
          <w:sz w:val="20"/>
          <w:szCs w:val="20"/>
        </w:rPr>
        <w:t xml:space="preserve">Po złożeniu formularza rejestracyjnego i potwierdzeniu przez Użytkownika </w:t>
      </w:r>
      <w:r w:rsidR="009D1809" w:rsidRPr="001F3834">
        <w:rPr>
          <w:rFonts w:ascii="Cambria" w:hAnsi="Cambria" w:cs="Calibri"/>
          <w:color w:val="auto"/>
          <w:sz w:val="20"/>
          <w:szCs w:val="20"/>
        </w:rPr>
        <w:t>Operator</w:t>
      </w:r>
      <w:r w:rsidR="00FC000A" w:rsidRPr="001F3834">
        <w:rPr>
          <w:rFonts w:ascii="Cambria" w:hAnsi="Cambria" w:cs="Calibri"/>
          <w:color w:val="auto"/>
          <w:sz w:val="20"/>
          <w:szCs w:val="20"/>
        </w:rPr>
        <w:t xml:space="preserve"> </w:t>
      </w:r>
      <w:r w:rsidRPr="001F3834">
        <w:rPr>
          <w:rFonts w:ascii="Cambria" w:hAnsi="Cambria" w:cs="Calibri"/>
          <w:color w:val="auto"/>
          <w:sz w:val="20"/>
          <w:szCs w:val="20"/>
        </w:rPr>
        <w:t xml:space="preserve">zatwierdza go niezwłocznie, a następnie aktywuje konto Użytkownika w </w:t>
      </w:r>
      <w:r w:rsidR="00D70098" w:rsidRPr="001F3834">
        <w:rPr>
          <w:rFonts w:ascii="Cambria" w:hAnsi="Cambria" w:cs="Calibri"/>
          <w:color w:val="auto"/>
          <w:sz w:val="20"/>
          <w:szCs w:val="20"/>
        </w:rPr>
        <w:t>Aplikacji</w:t>
      </w:r>
      <w:r w:rsidRPr="001F3834">
        <w:rPr>
          <w:rFonts w:ascii="Cambria" w:hAnsi="Cambria" w:cs="Calibri"/>
          <w:color w:val="auto"/>
          <w:sz w:val="20"/>
          <w:szCs w:val="20"/>
        </w:rPr>
        <w:t xml:space="preserve">. </w:t>
      </w:r>
    </w:p>
    <w:p w14:paraId="05EDAF05" w14:textId="77777777" w:rsidR="00F73A26" w:rsidRPr="001F3834" w:rsidRDefault="00F73A26" w:rsidP="00F73A26">
      <w:pPr>
        <w:pStyle w:val="Akapitzlist"/>
        <w:spacing w:before="0" w:after="0"/>
        <w:ind w:left="0"/>
        <w:jc w:val="center"/>
        <w:rPr>
          <w:rFonts w:ascii="Cambria" w:hAnsi="Cambria" w:cs="Calibri"/>
          <w:b/>
          <w:color w:val="00000A"/>
          <w:sz w:val="20"/>
          <w:szCs w:val="20"/>
        </w:rPr>
      </w:pPr>
    </w:p>
    <w:p w14:paraId="6E86D0EF" w14:textId="5697172F" w:rsidR="00952CF1" w:rsidRPr="001F3834" w:rsidRDefault="00952CF1" w:rsidP="00952CF1">
      <w:pPr>
        <w:pStyle w:val="Akapitzlist"/>
        <w:spacing w:before="0" w:after="0"/>
        <w:ind w:left="0"/>
        <w:jc w:val="center"/>
        <w:rPr>
          <w:rFonts w:ascii="Cambria" w:hAnsi="Cambria" w:cs="Calibri"/>
          <w:b/>
          <w:color w:val="00000A"/>
          <w:sz w:val="20"/>
          <w:szCs w:val="20"/>
        </w:rPr>
      </w:pPr>
      <w:r w:rsidRPr="001F3834">
        <w:rPr>
          <w:rFonts w:ascii="Cambria" w:hAnsi="Cambria" w:cs="Calibri"/>
          <w:b/>
          <w:color w:val="00000A"/>
          <w:sz w:val="20"/>
          <w:szCs w:val="20"/>
        </w:rPr>
        <w:t>§ 1</w:t>
      </w:r>
      <w:r w:rsidR="009A2033" w:rsidRPr="001F3834">
        <w:rPr>
          <w:rFonts w:ascii="Cambria" w:hAnsi="Cambria" w:cs="Calibri"/>
          <w:b/>
          <w:color w:val="00000A"/>
          <w:sz w:val="20"/>
          <w:szCs w:val="20"/>
        </w:rPr>
        <w:t>4</w:t>
      </w:r>
      <w:r w:rsidRPr="001F3834">
        <w:rPr>
          <w:rFonts w:ascii="Cambria" w:hAnsi="Cambria" w:cs="Calibri"/>
          <w:b/>
          <w:color w:val="00000A"/>
          <w:sz w:val="20"/>
          <w:szCs w:val="20"/>
        </w:rPr>
        <w:t>.</w:t>
      </w:r>
    </w:p>
    <w:p w14:paraId="450A59AA" w14:textId="77777777" w:rsidR="00952CF1" w:rsidRPr="001F3834" w:rsidRDefault="00952CF1" w:rsidP="00952CF1">
      <w:pPr>
        <w:pStyle w:val="Akapitzlist"/>
        <w:spacing w:before="0" w:after="0"/>
        <w:ind w:left="0"/>
        <w:jc w:val="center"/>
        <w:rPr>
          <w:rFonts w:ascii="Cambria" w:hAnsi="Cambria" w:cs="Calibri"/>
          <w:b/>
          <w:color w:val="00000A"/>
          <w:sz w:val="20"/>
          <w:szCs w:val="20"/>
        </w:rPr>
      </w:pPr>
      <w:r w:rsidRPr="001F3834">
        <w:rPr>
          <w:rFonts w:ascii="Cambria" w:hAnsi="Cambria" w:cs="Calibri"/>
          <w:b/>
          <w:color w:val="00000A"/>
          <w:sz w:val="20"/>
          <w:szCs w:val="20"/>
        </w:rPr>
        <w:t>Utrzymywanie konta Użytkownika</w:t>
      </w:r>
    </w:p>
    <w:p w14:paraId="391EAFF1" w14:textId="18BD9391" w:rsidR="00952CF1" w:rsidRPr="001F3834" w:rsidRDefault="00952CF1" w:rsidP="006667F9">
      <w:pPr>
        <w:pStyle w:val="Akapitzlist"/>
        <w:numPr>
          <w:ilvl w:val="3"/>
          <w:numId w:val="43"/>
        </w:numPr>
        <w:spacing w:before="0" w:after="0"/>
        <w:ind w:left="426"/>
        <w:jc w:val="both"/>
        <w:rPr>
          <w:rFonts w:ascii="Cambria" w:hAnsi="Cambria"/>
          <w:sz w:val="20"/>
          <w:szCs w:val="20"/>
        </w:rPr>
      </w:pPr>
      <w:r w:rsidRPr="001F3834">
        <w:rPr>
          <w:rFonts w:ascii="Cambria" w:hAnsi="Cambria"/>
          <w:sz w:val="20"/>
          <w:szCs w:val="20"/>
        </w:rPr>
        <w:t xml:space="preserve">Po utworzeniu konta Użytkownika oraz jego aktywowaniu Użytkownik uzyskuje dostęp do wszystkich funkcjonalności w </w:t>
      </w:r>
      <w:r w:rsidR="00D70098" w:rsidRPr="001F3834">
        <w:rPr>
          <w:rFonts w:ascii="Cambria" w:hAnsi="Cambria"/>
          <w:sz w:val="20"/>
          <w:szCs w:val="20"/>
        </w:rPr>
        <w:t>Aplikacji</w:t>
      </w:r>
      <w:r w:rsidRPr="001F3834">
        <w:rPr>
          <w:rFonts w:ascii="Cambria" w:hAnsi="Cambria"/>
          <w:sz w:val="20"/>
          <w:szCs w:val="20"/>
        </w:rPr>
        <w:t>, które są mu dedykowane.</w:t>
      </w:r>
    </w:p>
    <w:p w14:paraId="69507A94" w14:textId="30269A2B" w:rsidR="00952CF1" w:rsidRPr="001F3834" w:rsidRDefault="009D1809" w:rsidP="006667F9">
      <w:pPr>
        <w:pStyle w:val="Akapitzlist"/>
        <w:numPr>
          <w:ilvl w:val="3"/>
          <w:numId w:val="43"/>
        </w:numPr>
        <w:spacing w:before="0" w:after="0"/>
        <w:ind w:left="426"/>
        <w:jc w:val="both"/>
        <w:rPr>
          <w:rFonts w:ascii="Cambria" w:hAnsi="Cambria"/>
          <w:sz w:val="20"/>
          <w:szCs w:val="20"/>
        </w:rPr>
      </w:pPr>
      <w:r w:rsidRPr="001F3834">
        <w:rPr>
          <w:rFonts w:ascii="Cambria" w:hAnsi="Cambria"/>
          <w:bCs/>
          <w:sz w:val="20"/>
          <w:szCs w:val="20"/>
        </w:rPr>
        <w:t>Operator</w:t>
      </w:r>
      <w:r w:rsidR="00952CF1" w:rsidRPr="001F3834">
        <w:rPr>
          <w:rFonts w:ascii="Cambria" w:hAnsi="Cambria"/>
          <w:bCs/>
          <w:sz w:val="20"/>
          <w:szCs w:val="20"/>
        </w:rPr>
        <w:t xml:space="preserve"> w każdej chwili może dokonać blokady konta Użytkownika lub je usunąć w sytuacjach przewidzianych w § 1</w:t>
      </w:r>
      <w:r w:rsidR="007F7B0B" w:rsidRPr="001F3834">
        <w:rPr>
          <w:rFonts w:ascii="Cambria" w:hAnsi="Cambria"/>
          <w:bCs/>
          <w:sz w:val="20"/>
          <w:szCs w:val="20"/>
        </w:rPr>
        <w:t>5</w:t>
      </w:r>
      <w:r w:rsidR="00952CF1" w:rsidRPr="001F3834">
        <w:rPr>
          <w:rFonts w:ascii="Cambria" w:hAnsi="Cambria"/>
          <w:bCs/>
          <w:sz w:val="20"/>
          <w:szCs w:val="20"/>
        </w:rPr>
        <w:t xml:space="preserve">. </w:t>
      </w:r>
    </w:p>
    <w:p w14:paraId="4F7B6B49" w14:textId="0BE7467F" w:rsidR="00952CF1" w:rsidRPr="001F3834" w:rsidRDefault="00952CF1" w:rsidP="006667F9">
      <w:pPr>
        <w:pStyle w:val="Akapitzlist"/>
        <w:numPr>
          <w:ilvl w:val="3"/>
          <w:numId w:val="43"/>
        </w:numPr>
        <w:spacing w:before="0" w:after="0"/>
        <w:ind w:left="426"/>
        <w:jc w:val="both"/>
        <w:rPr>
          <w:rFonts w:ascii="Cambria" w:hAnsi="Cambria"/>
          <w:sz w:val="20"/>
          <w:szCs w:val="20"/>
        </w:rPr>
      </w:pPr>
      <w:r w:rsidRPr="001F3834">
        <w:rPr>
          <w:rFonts w:ascii="Cambria" w:hAnsi="Cambria"/>
          <w:sz w:val="20"/>
          <w:szCs w:val="20"/>
        </w:rPr>
        <w:t xml:space="preserve">Każdy Użytkownik może w dowolnej chwili usunąć konto Użytkownika i zrezygnować z Usług Elektronicznych z nim związanych — z zastrzeżeniem ust. </w:t>
      </w:r>
      <w:r w:rsidR="00A80610" w:rsidRPr="001F3834">
        <w:rPr>
          <w:rFonts w:ascii="Cambria" w:hAnsi="Cambria"/>
          <w:sz w:val="20"/>
          <w:szCs w:val="20"/>
        </w:rPr>
        <w:t>4</w:t>
      </w:r>
      <w:r w:rsidRPr="001F3834">
        <w:rPr>
          <w:rFonts w:ascii="Cambria" w:hAnsi="Cambria"/>
          <w:sz w:val="20"/>
          <w:szCs w:val="20"/>
        </w:rPr>
        <w:t>.</w:t>
      </w:r>
    </w:p>
    <w:p w14:paraId="4CCFC276" w14:textId="17E32E01" w:rsidR="00952CF1" w:rsidRPr="001F3834" w:rsidRDefault="00952CF1" w:rsidP="006667F9">
      <w:pPr>
        <w:pStyle w:val="Akapitzlist"/>
        <w:numPr>
          <w:ilvl w:val="3"/>
          <w:numId w:val="43"/>
        </w:numPr>
        <w:spacing w:before="0" w:after="0"/>
        <w:ind w:left="426"/>
        <w:jc w:val="both"/>
        <w:rPr>
          <w:rFonts w:ascii="Cambria" w:hAnsi="Cambria"/>
          <w:sz w:val="20"/>
          <w:szCs w:val="20"/>
        </w:rPr>
      </w:pPr>
      <w:r w:rsidRPr="001F3834">
        <w:rPr>
          <w:rFonts w:ascii="Cambria" w:hAnsi="Cambria"/>
          <w:sz w:val="20"/>
          <w:szCs w:val="20"/>
        </w:rPr>
        <w:t xml:space="preserve">W przypadku </w:t>
      </w:r>
      <w:r w:rsidR="00A80610" w:rsidRPr="001F3834">
        <w:rPr>
          <w:rFonts w:ascii="Cambria" w:hAnsi="Cambria"/>
          <w:sz w:val="20"/>
          <w:szCs w:val="20"/>
        </w:rPr>
        <w:t>zawarcia Umowy Najmu</w:t>
      </w:r>
      <w:r w:rsidRPr="001F3834">
        <w:rPr>
          <w:rFonts w:ascii="Cambria" w:hAnsi="Cambria"/>
          <w:sz w:val="20"/>
          <w:szCs w:val="20"/>
        </w:rPr>
        <w:t xml:space="preserve"> usunięcie konta </w:t>
      </w:r>
      <w:r w:rsidR="00A80610" w:rsidRPr="001F3834">
        <w:rPr>
          <w:rFonts w:ascii="Cambria" w:hAnsi="Cambria"/>
          <w:sz w:val="20"/>
          <w:szCs w:val="20"/>
        </w:rPr>
        <w:t>Użytkownika</w:t>
      </w:r>
      <w:r w:rsidRPr="001F3834">
        <w:rPr>
          <w:rFonts w:ascii="Cambria" w:hAnsi="Cambria"/>
          <w:sz w:val="20"/>
          <w:szCs w:val="20"/>
        </w:rPr>
        <w:t xml:space="preserve"> przed </w:t>
      </w:r>
      <w:r w:rsidR="00A80610" w:rsidRPr="001F3834">
        <w:rPr>
          <w:rFonts w:ascii="Cambria" w:hAnsi="Cambria"/>
          <w:sz w:val="20"/>
          <w:szCs w:val="20"/>
        </w:rPr>
        <w:t xml:space="preserve">wygaśnięciem lub </w:t>
      </w:r>
      <w:r w:rsidR="00BA5F2A" w:rsidRPr="001F3834">
        <w:rPr>
          <w:rFonts w:ascii="Cambria" w:hAnsi="Cambria"/>
          <w:sz w:val="20"/>
          <w:szCs w:val="20"/>
        </w:rPr>
        <w:t xml:space="preserve">rozwiązaniem Umowy Najmu, a w szczególności przed </w:t>
      </w:r>
      <w:r w:rsidRPr="001F3834">
        <w:rPr>
          <w:rFonts w:ascii="Cambria" w:hAnsi="Cambria"/>
          <w:sz w:val="20"/>
          <w:szCs w:val="20"/>
        </w:rPr>
        <w:t xml:space="preserve">uregulowaniem wszystkich należności na rzecz </w:t>
      </w:r>
      <w:r w:rsidR="009D1809" w:rsidRPr="001F3834">
        <w:rPr>
          <w:rFonts w:ascii="Cambria" w:hAnsi="Cambria"/>
          <w:sz w:val="20"/>
          <w:szCs w:val="20"/>
        </w:rPr>
        <w:t>Operatora</w:t>
      </w:r>
      <w:r w:rsidR="00BA5F2A" w:rsidRPr="001F3834">
        <w:rPr>
          <w:rFonts w:ascii="Cambria" w:hAnsi="Cambria"/>
          <w:sz w:val="20"/>
          <w:szCs w:val="20"/>
        </w:rPr>
        <w:t>,</w:t>
      </w:r>
      <w:r w:rsidRPr="001F3834">
        <w:rPr>
          <w:rFonts w:ascii="Cambria" w:hAnsi="Cambria"/>
          <w:sz w:val="20"/>
          <w:szCs w:val="20"/>
        </w:rPr>
        <w:t xml:space="preserve"> nie wpływa na zakończenie Umowy o Usługi Elektroniczne. </w:t>
      </w:r>
    </w:p>
    <w:p w14:paraId="5963F4C5" w14:textId="77777777" w:rsidR="00952CF1" w:rsidRPr="001F3834" w:rsidRDefault="00952CF1" w:rsidP="00952CF1">
      <w:pPr>
        <w:pStyle w:val="Akapitzlist"/>
        <w:spacing w:before="0" w:after="0"/>
        <w:ind w:left="426"/>
        <w:rPr>
          <w:rFonts w:ascii="Cambria" w:hAnsi="Cambria" w:cs="Calibri"/>
          <w:bCs/>
          <w:sz w:val="20"/>
          <w:szCs w:val="20"/>
        </w:rPr>
      </w:pPr>
    </w:p>
    <w:p w14:paraId="6AB2037A" w14:textId="0A564422" w:rsidR="00952CF1" w:rsidRPr="001F3834" w:rsidRDefault="00952CF1" w:rsidP="00952CF1">
      <w:pPr>
        <w:spacing w:line="276" w:lineRule="auto"/>
        <w:jc w:val="center"/>
        <w:rPr>
          <w:rFonts w:ascii="Cambria" w:hAnsi="Cambria"/>
          <w:b/>
          <w:sz w:val="20"/>
          <w:szCs w:val="20"/>
        </w:rPr>
      </w:pPr>
      <w:r w:rsidRPr="001F3834">
        <w:rPr>
          <w:rFonts w:ascii="Cambria" w:hAnsi="Cambria"/>
          <w:b/>
          <w:sz w:val="20"/>
          <w:szCs w:val="20"/>
        </w:rPr>
        <w:t>§ 1</w:t>
      </w:r>
      <w:r w:rsidR="007F7B0B" w:rsidRPr="001F3834">
        <w:rPr>
          <w:rFonts w:ascii="Cambria" w:hAnsi="Cambria"/>
          <w:b/>
          <w:sz w:val="20"/>
          <w:szCs w:val="20"/>
        </w:rPr>
        <w:t>5</w:t>
      </w:r>
      <w:r w:rsidRPr="001F3834">
        <w:rPr>
          <w:rFonts w:ascii="Cambria" w:hAnsi="Cambria"/>
          <w:b/>
          <w:sz w:val="20"/>
          <w:szCs w:val="20"/>
        </w:rPr>
        <w:t xml:space="preserve">. </w:t>
      </w:r>
    </w:p>
    <w:p w14:paraId="4A3C5E53" w14:textId="77777777" w:rsidR="00952CF1" w:rsidRPr="001F3834" w:rsidRDefault="00952CF1" w:rsidP="00952CF1">
      <w:pPr>
        <w:spacing w:line="276" w:lineRule="auto"/>
        <w:jc w:val="center"/>
        <w:rPr>
          <w:rFonts w:ascii="Cambria" w:hAnsi="Cambria"/>
          <w:b/>
          <w:sz w:val="20"/>
          <w:szCs w:val="20"/>
        </w:rPr>
      </w:pPr>
      <w:r w:rsidRPr="001F3834">
        <w:rPr>
          <w:rFonts w:ascii="Cambria" w:hAnsi="Cambria"/>
          <w:b/>
          <w:sz w:val="20"/>
          <w:szCs w:val="20"/>
        </w:rPr>
        <w:t>Blokada konta Użytkownika i usunięcie konta Użytkownika</w:t>
      </w:r>
    </w:p>
    <w:p w14:paraId="08FB6B6D" w14:textId="00947CF1" w:rsidR="00952CF1" w:rsidRPr="001F3834" w:rsidRDefault="00952CF1" w:rsidP="006667F9">
      <w:pPr>
        <w:pStyle w:val="Akapitzlist"/>
        <w:numPr>
          <w:ilvl w:val="0"/>
          <w:numId w:val="44"/>
        </w:numPr>
        <w:tabs>
          <w:tab w:val="clear" w:pos="720"/>
        </w:tabs>
        <w:spacing w:before="0" w:after="0"/>
        <w:ind w:left="426"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 xml:space="preserve">Jeżeli Użytkownik dopuszcza się naruszeń Regulaminu, </w:t>
      </w:r>
      <w:r w:rsidR="009D1809" w:rsidRPr="001F3834">
        <w:rPr>
          <w:rFonts w:ascii="Cambria" w:eastAsia="Times New Roman" w:hAnsi="Cambria" w:cs="Times New Roman"/>
          <w:sz w:val="20"/>
          <w:szCs w:val="20"/>
        </w:rPr>
        <w:t>Operator</w:t>
      </w:r>
      <w:r w:rsidRPr="001F3834">
        <w:rPr>
          <w:rFonts w:ascii="Cambria" w:eastAsia="Times New Roman" w:hAnsi="Cambria" w:cs="Times New Roman"/>
          <w:sz w:val="20"/>
          <w:szCs w:val="20"/>
        </w:rPr>
        <w:t xml:space="preserve"> może:</w:t>
      </w:r>
    </w:p>
    <w:p w14:paraId="3054DCD6" w14:textId="77777777" w:rsidR="00952CF1" w:rsidRPr="001F3834" w:rsidRDefault="00952CF1" w:rsidP="006667F9">
      <w:pPr>
        <w:pStyle w:val="Akapitzlist"/>
        <w:numPr>
          <w:ilvl w:val="1"/>
          <w:numId w:val="44"/>
        </w:numPr>
        <w:tabs>
          <w:tab w:val="clear" w:pos="1440"/>
        </w:tabs>
        <w:spacing w:before="0" w:after="0"/>
        <w:ind w:left="851"/>
        <w:jc w:val="both"/>
        <w:rPr>
          <w:rFonts w:ascii="Cambria" w:eastAsia="Times New Roman" w:hAnsi="Cambria" w:cs="Times New Roman"/>
          <w:sz w:val="20"/>
          <w:szCs w:val="20"/>
        </w:rPr>
      </w:pPr>
      <w:r w:rsidRPr="001F3834">
        <w:rPr>
          <w:rFonts w:ascii="Cambria" w:eastAsia="Times New Roman" w:hAnsi="Cambria" w:cs="Times New Roman"/>
          <w:sz w:val="20"/>
          <w:szCs w:val="20"/>
        </w:rPr>
        <w:t>dokonać blokady konta Użytkownika — na czas określony lub nieokreślony;</w:t>
      </w:r>
    </w:p>
    <w:p w14:paraId="42A8C5F9" w14:textId="77777777" w:rsidR="00952CF1" w:rsidRPr="001F3834" w:rsidRDefault="00952CF1" w:rsidP="006667F9">
      <w:pPr>
        <w:pStyle w:val="Akapitzlist"/>
        <w:numPr>
          <w:ilvl w:val="1"/>
          <w:numId w:val="44"/>
        </w:numPr>
        <w:tabs>
          <w:tab w:val="clear" w:pos="1440"/>
        </w:tabs>
        <w:spacing w:before="0" w:after="0"/>
        <w:ind w:left="851"/>
        <w:jc w:val="both"/>
        <w:rPr>
          <w:rFonts w:ascii="Cambria" w:eastAsia="Times New Roman" w:hAnsi="Cambria" w:cs="Times New Roman"/>
          <w:sz w:val="20"/>
          <w:szCs w:val="20"/>
        </w:rPr>
      </w:pPr>
      <w:r w:rsidRPr="001F3834">
        <w:rPr>
          <w:rFonts w:ascii="Cambria" w:eastAsia="Times New Roman" w:hAnsi="Cambria" w:cs="Times New Roman"/>
          <w:sz w:val="20"/>
          <w:szCs w:val="20"/>
        </w:rPr>
        <w:t xml:space="preserve">usunąć konto Użytkownika; </w:t>
      </w:r>
    </w:p>
    <w:p w14:paraId="5FBFBF31" w14:textId="67CA0569" w:rsidR="00952CF1" w:rsidRPr="001F3834" w:rsidRDefault="00952CF1" w:rsidP="006667F9">
      <w:pPr>
        <w:pStyle w:val="Akapitzlist"/>
        <w:numPr>
          <w:ilvl w:val="1"/>
          <w:numId w:val="44"/>
        </w:numPr>
        <w:tabs>
          <w:tab w:val="clear" w:pos="1440"/>
        </w:tabs>
        <w:spacing w:before="0" w:after="0"/>
        <w:ind w:left="851"/>
        <w:jc w:val="both"/>
        <w:rPr>
          <w:rFonts w:ascii="Cambria" w:eastAsia="Times New Roman" w:hAnsi="Cambria" w:cs="Times New Roman"/>
          <w:sz w:val="20"/>
          <w:szCs w:val="20"/>
        </w:rPr>
      </w:pPr>
      <w:r w:rsidRPr="001F3834">
        <w:rPr>
          <w:rFonts w:ascii="Cambria" w:eastAsia="Times New Roman" w:hAnsi="Cambria" w:cs="Times New Roman"/>
          <w:sz w:val="20"/>
          <w:szCs w:val="20"/>
        </w:rPr>
        <w:t xml:space="preserve">rozwiązać Umowę w trybie określonym w § </w:t>
      </w:r>
      <w:r w:rsidR="00A70E24" w:rsidRPr="001F3834">
        <w:rPr>
          <w:rFonts w:ascii="Cambria" w:eastAsia="Times New Roman" w:hAnsi="Cambria" w:cs="Times New Roman"/>
          <w:sz w:val="20"/>
          <w:szCs w:val="20"/>
        </w:rPr>
        <w:t>32</w:t>
      </w:r>
      <w:r w:rsidRPr="001F3834">
        <w:rPr>
          <w:rFonts w:ascii="Cambria" w:eastAsia="Times New Roman" w:hAnsi="Cambria" w:cs="Times New Roman"/>
          <w:sz w:val="20"/>
          <w:szCs w:val="20"/>
        </w:rPr>
        <w:t xml:space="preserve"> ust. 2;</w:t>
      </w:r>
    </w:p>
    <w:p w14:paraId="5A169D8E" w14:textId="77777777" w:rsidR="00952CF1" w:rsidRPr="001F3834" w:rsidRDefault="00952CF1" w:rsidP="00952CF1">
      <w:pPr>
        <w:spacing w:line="276" w:lineRule="auto"/>
        <w:ind w:left="426"/>
        <w:jc w:val="both"/>
        <w:rPr>
          <w:rFonts w:ascii="Cambria" w:eastAsia="Times New Roman" w:hAnsi="Cambria" w:cs="Times New Roman"/>
          <w:sz w:val="20"/>
          <w:szCs w:val="20"/>
        </w:rPr>
      </w:pPr>
      <w:r w:rsidRPr="001F3834">
        <w:rPr>
          <w:rFonts w:ascii="Cambria" w:eastAsia="Times New Roman" w:hAnsi="Cambria" w:cs="Times New Roman"/>
          <w:sz w:val="20"/>
          <w:szCs w:val="20"/>
        </w:rPr>
        <w:t xml:space="preserve">— w zależności od okoliczności sprawy. </w:t>
      </w:r>
    </w:p>
    <w:p w14:paraId="30A739DD" w14:textId="34A643E4" w:rsidR="00952CF1" w:rsidRPr="001F3834" w:rsidRDefault="00952CF1" w:rsidP="00085DF7">
      <w:pPr>
        <w:numPr>
          <w:ilvl w:val="0"/>
          <w:numId w:val="44"/>
        </w:numPr>
        <w:tabs>
          <w:tab w:val="clear" w:pos="720"/>
        </w:tabs>
        <w:spacing w:line="276" w:lineRule="auto"/>
        <w:ind w:left="426"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Blokada konta Użytkownika może nastąpić wskutek naruszenia przez Użytkownika któregokolwiek postanowienia wskazanego w § 8</w:t>
      </w:r>
      <w:r w:rsidR="00E44E1A" w:rsidRPr="001F3834">
        <w:rPr>
          <w:rFonts w:ascii="Cambria" w:eastAsia="Times New Roman" w:hAnsi="Cambria" w:cs="Times New Roman"/>
          <w:sz w:val="20"/>
          <w:szCs w:val="20"/>
        </w:rPr>
        <w:t>, a także w sytuacji, gdy Użytkownik</w:t>
      </w:r>
      <w:r w:rsidR="00085DF7" w:rsidRPr="001F3834">
        <w:rPr>
          <w:rFonts w:ascii="Cambria" w:eastAsia="Times New Roman" w:hAnsi="Cambria" w:cs="Times New Roman"/>
          <w:sz w:val="20"/>
          <w:szCs w:val="20"/>
        </w:rPr>
        <w:t>:</w:t>
      </w:r>
    </w:p>
    <w:p w14:paraId="289031B5" w14:textId="2A86CD2B" w:rsidR="00682FF1" w:rsidRPr="001F3834" w:rsidRDefault="00682FF1" w:rsidP="00085DF7">
      <w:pPr>
        <w:pStyle w:val="Akapitzlist"/>
        <w:numPr>
          <w:ilvl w:val="1"/>
          <w:numId w:val="44"/>
        </w:numPr>
        <w:tabs>
          <w:tab w:val="clear" w:pos="1440"/>
        </w:tabs>
        <w:spacing w:before="0" w:after="0"/>
        <w:ind w:left="851"/>
        <w:jc w:val="both"/>
        <w:rPr>
          <w:rFonts w:ascii="Cambria" w:eastAsia="Times New Roman" w:hAnsi="Cambria" w:cs="Times New Roman"/>
          <w:sz w:val="20"/>
          <w:szCs w:val="20"/>
        </w:rPr>
      </w:pPr>
      <w:r w:rsidRPr="001F3834">
        <w:rPr>
          <w:rFonts w:ascii="Cambria" w:eastAsia="Times New Roman" w:hAnsi="Cambria" w:cs="Times New Roman"/>
          <w:sz w:val="20"/>
          <w:szCs w:val="20"/>
        </w:rPr>
        <w:t>nie posiada środków pieniężnych na karcie płatniczej w wymaganej wysokości;</w:t>
      </w:r>
    </w:p>
    <w:p w14:paraId="69874C88" w14:textId="764DFA82" w:rsidR="00085DF7" w:rsidRPr="001F3834" w:rsidRDefault="00085DF7" w:rsidP="00085DF7">
      <w:pPr>
        <w:pStyle w:val="Akapitzlist"/>
        <w:numPr>
          <w:ilvl w:val="1"/>
          <w:numId w:val="44"/>
        </w:numPr>
        <w:tabs>
          <w:tab w:val="clear" w:pos="1440"/>
        </w:tabs>
        <w:spacing w:before="0" w:after="0"/>
        <w:ind w:left="851"/>
        <w:jc w:val="both"/>
        <w:rPr>
          <w:rFonts w:ascii="Cambria" w:eastAsia="Times New Roman" w:hAnsi="Cambria" w:cs="Times New Roman"/>
          <w:sz w:val="20"/>
          <w:szCs w:val="20"/>
        </w:rPr>
      </w:pPr>
      <w:r w:rsidRPr="001F3834">
        <w:rPr>
          <w:rFonts w:ascii="Cambria" w:eastAsia="Times New Roman" w:hAnsi="Cambria" w:cs="Times New Roman"/>
          <w:sz w:val="20"/>
          <w:szCs w:val="20"/>
        </w:rPr>
        <w:t>korzystał wcześniej ze Schowka w sposób niezgodny z Regulaminem, w szczególności przechowując niedozwolone rzeczy ruchome;</w:t>
      </w:r>
    </w:p>
    <w:p w14:paraId="49C47488" w14:textId="48F8DEFC" w:rsidR="00EC7076" w:rsidRPr="001F3834" w:rsidRDefault="00EC7076" w:rsidP="00085DF7">
      <w:pPr>
        <w:pStyle w:val="Akapitzlist"/>
        <w:numPr>
          <w:ilvl w:val="1"/>
          <w:numId w:val="44"/>
        </w:numPr>
        <w:tabs>
          <w:tab w:val="clear" w:pos="1440"/>
        </w:tabs>
        <w:spacing w:before="0" w:after="0"/>
        <w:ind w:left="851"/>
        <w:jc w:val="both"/>
        <w:rPr>
          <w:rFonts w:ascii="Cambria" w:eastAsia="Times New Roman" w:hAnsi="Cambria" w:cs="Times New Roman"/>
          <w:sz w:val="20"/>
          <w:szCs w:val="20"/>
        </w:rPr>
      </w:pPr>
      <w:r w:rsidRPr="001F3834">
        <w:rPr>
          <w:rFonts w:ascii="Cambria" w:eastAsia="Times New Roman" w:hAnsi="Cambria" w:cs="Times New Roman"/>
          <w:sz w:val="20"/>
          <w:szCs w:val="20"/>
        </w:rPr>
        <w:t>dokonał uszkodzenia lub zniszczenia Schowka;</w:t>
      </w:r>
    </w:p>
    <w:p w14:paraId="3DE44A2C" w14:textId="3AAEC752" w:rsidR="00085DF7" w:rsidRPr="001F3834" w:rsidRDefault="00EC7076" w:rsidP="00085DF7">
      <w:pPr>
        <w:pStyle w:val="Akapitzlist"/>
        <w:numPr>
          <w:ilvl w:val="1"/>
          <w:numId w:val="44"/>
        </w:numPr>
        <w:tabs>
          <w:tab w:val="clear" w:pos="1440"/>
        </w:tabs>
        <w:spacing w:before="0" w:after="0"/>
        <w:ind w:left="851"/>
        <w:jc w:val="both"/>
        <w:rPr>
          <w:rFonts w:ascii="Cambria" w:eastAsia="Times New Roman" w:hAnsi="Cambria" w:cs="Times New Roman"/>
          <w:sz w:val="20"/>
          <w:szCs w:val="20"/>
        </w:rPr>
      </w:pPr>
      <w:r w:rsidRPr="001F3834">
        <w:rPr>
          <w:rFonts w:ascii="Cambria" w:eastAsia="Times New Roman" w:hAnsi="Cambria" w:cs="Times New Roman"/>
          <w:sz w:val="20"/>
          <w:szCs w:val="20"/>
        </w:rPr>
        <w:t>pozostaje w opóźnieniu z zapłatą na rzecz Operatora jakichkolwiek należności</w:t>
      </w:r>
      <w:r w:rsidR="00C94A52" w:rsidRPr="001F3834">
        <w:rPr>
          <w:rFonts w:ascii="Cambria" w:eastAsia="Times New Roman" w:hAnsi="Cambria" w:cs="Times New Roman"/>
          <w:sz w:val="20"/>
          <w:szCs w:val="20"/>
        </w:rPr>
        <w:t>.</w:t>
      </w:r>
    </w:p>
    <w:p w14:paraId="1A638EA2" w14:textId="2471309F" w:rsidR="00952CF1" w:rsidRPr="001F3834" w:rsidRDefault="00952CF1" w:rsidP="00F37971">
      <w:pPr>
        <w:numPr>
          <w:ilvl w:val="0"/>
          <w:numId w:val="44"/>
        </w:numPr>
        <w:tabs>
          <w:tab w:val="clear" w:pos="720"/>
        </w:tabs>
        <w:spacing w:line="276" w:lineRule="auto"/>
        <w:ind w:left="426"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 xml:space="preserve">Z zastrzeżeniem ust. 4, zastosowanie blokady konta Użytkownika jest możliwe po wezwaniu Użytkownika przez </w:t>
      </w:r>
      <w:r w:rsidR="009D1809" w:rsidRPr="001F3834">
        <w:rPr>
          <w:rFonts w:ascii="Cambria" w:eastAsia="Times New Roman" w:hAnsi="Cambria" w:cs="Times New Roman"/>
          <w:sz w:val="20"/>
          <w:szCs w:val="20"/>
        </w:rPr>
        <w:t>Operatora</w:t>
      </w:r>
      <w:r w:rsidRPr="001F3834">
        <w:rPr>
          <w:rFonts w:ascii="Cambria" w:eastAsia="Times New Roman" w:hAnsi="Cambria" w:cs="Times New Roman"/>
          <w:sz w:val="20"/>
          <w:szCs w:val="20"/>
        </w:rPr>
        <w:t xml:space="preserve"> do złożenia wyjaśnień i ewentualnie zaprzestania naruszeń, które mogą powodować blokadę konta Użytkownika, oraz:</w:t>
      </w:r>
    </w:p>
    <w:p w14:paraId="78638AEE" w14:textId="77777777" w:rsidR="00952CF1" w:rsidRPr="001F3834" w:rsidRDefault="00952CF1" w:rsidP="00F37971">
      <w:pPr>
        <w:pStyle w:val="Akapitzlist"/>
        <w:numPr>
          <w:ilvl w:val="1"/>
          <w:numId w:val="44"/>
        </w:numPr>
        <w:spacing w:before="0" w:after="0"/>
        <w:ind w:left="851"/>
        <w:jc w:val="both"/>
        <w:rPr>
          <w:rFonts w:ascii="Cambria" w:eastAsia="Times New Roman" w:hAnsi="Cambria" w:cs="Times New Roman"/>
          <w:sz w:val="20"/>
          <w:szCs w:val="20"/>
        </w:rPr>
      </w:pPr>
      <w:r w:rsidRPr="001F3834">
        <w:rPr>
          <w:rFonts w:ascii="Cambria" w:eastAsia="Times New Roman" w:hAnsi="Cambria" w:cs="Times New Roman"/>
          <w:sz w:val="20"/>
          <w:szCs w:val="20"/>
        </w:rPr>
        <w:t>bezskutecznym upływie terminu na dokonanie wskazanych czynności lub</w:t>
      </w:r>
    </w:p>
    <w:p w14:paraId="1DD5C180" w14:textId="77777777" w:rsidR="00952CF1" w:rsidRPr="001F3834" w:rsidRDefault="00952CF1" w:rsidP="00F37971">
      <w:pPr>
        <w:pStyle w:val="Akapitzlist"/>
        <w:numPr>
          <w:ilvl w:val="1"/>
          <w:numId w:val="44"/>
        </w:numPr>
        <w:spacing w:before="0" w:after="0"/>
        <w:ind w:left="851"/>
        <w:jc w:val="both"/>
        <w:rPr>
          <w:rFonts w:ascii="Cambria" w:eastAsia="Times New Roman" w:hAnsi="Cambria" w:cs="Times New Roman"/>
          <w:sz w:val="20"/>
          <w:szCs w:val="20"/>
        </w:rPr>
      </w:pPr>
      <w:r w:rsidRPr="001F3834">
        <w:rPr>
          <w:rFonts w:ascii="Cambria" w:eastAsia="Times New Roman" w:hAnsi="Cambria" w:cs="Times New Roman"/>
          <w:sz w:val="20"/>
          <w:szCs w:val="20"/>
        </w:rPr>
        <w:t>złożeniu przez Użytkownika wyjaśnień, które nie są wiarygodne lub wystarczające lub</w:t>
      </w:r>
    </w:p>
    <w:p w14:paraId="2C6D1ADA" w14:textId="77777777" w:rsidR="00952CF1" w:rsidRPr="001F3834" w:rsidRDefault="00952CF1" w:rsidP="00F37971">
      <w:pPr>
        <w:pStyle w:val="Akapitzlist"/>
        <w:numPr>
          <w:ilvl w:val="1"/>
          <w:numId w:val="44"/>
        </w:numPr>
        <w:spacing w:before="0" w:after="0"/>
        <w:ind w:left="851"/>
        <w:jc w:val="both"/>
        <w:rPr>
          <w:rFonts w:ascii="Cambria" w:eastAsia="Times New Roman" w:hAnsi="Cambria" w:cs="Times New Roman"/>
          <w:sz w:val="20"/>
          <w:szCs w:val="20"/>
        </w:rPr>
      </w:pPr>
      <w:r w:rsidRPr="001F3834">
        <w:rPr>
          <w:rFonts w:ascii="Cambria" w:eastAsia="Times New Roman" w:hAnsi="Cambria" w:cs="Times New Roman"/>
          <w:sz w:val="20"/>
          <w:szCs w:val="20"/>
        </w:rPr>
        <w:t xml:space="preserve">kontynuowaniu przez Użytkownika naruszeń — pomimo złożenia wiarygodnych wyjaśnień. </w:t>
      </w:r>
    </w:p>
    <w:p w14:paraId="2DE2E3F0" w14:textId="24E33CC6" w:rsidR="00952CF1" w:rsidRPr="001F3834" w:rsidRDefault="00952CF1" w:rsidP="00F37971">
      <w:pPr>
        <w:pStyle w:val="Akapitzlist"/>
        <w:numPr>
          <w:ilvl w:val="0"/>
          <w:numId w:val="44"/>
        </w:numPr>
        <w:tabs>
          <w:tab w:val="clear" w:pos="720"/>
        </w:tabs>
        <w:spacing w:before="0" w:after="0"/>
        <w:ind w:left="426"/>
        <w:jc w:val="both"/>
        <w:rPr>
          <w:rFonts w:ascii="Cambria" w:eastAsia="Times New Roman" w:hAnsi="Cambria" w:cs="Times New Roman"/>
          <w:sz w:val="20"/>
          <w:szCs w:val="20"/>
        </w:rPr>
      </w:pPr>
      <w:r w:rsidRPr="001F3834">
        <w:rPr>
          <w:rFonts w:ascii="Cambria" w:eastAsia="Times New Roman" w:hAnsi="Cambria" w:cs="Times New Roman"/>
          <w:sz w:val="20"/>
          <w:szCs w:val="20"/>
        </w:rPr>
        <w:t xml:space="preserve">Obowiązek zastosowania procedury przewidzianej w ust. 3 nie dotyczy </w:t>
      </w:r>
      <w:r w:rsidR="00955C48" w:rsidRPr="001F3834">
        <w:rPr>
          <w:rFonts w:ascii="Cambria" w:eastAsia="Times New Roman" w:hAnsi="Cambria" w:cs="Times New Roman"/>
          <w:sz w:val="20"/>
          <w:szCs w:val="20"/>
        </w:rPr>
        <w:t>sytuacji, o której mowa w</w:t>
      </w:r>
      <w:r w:rsidR="00AD5DD3" w:rsidRPr="001F3834">
        <w:rPr>
          <w:rFonts w:ascii="Cambria" w:eastAsia="Times New Roman" w:hAnsi="Cambria" w:cs="Times New Roman"/>
          <w:sz w:val="20"/>
          <w:szCs w:val="20"/>
        </w:rPr>
        <w:t xml:space="preserve"> </w:t>
      </w:r>
      <w:r w:rsidR="00F21CF3" w:rsidRPr="001F3834">
        <w:rPr>
          <w:rFonts w:ascii="Cambria" w:eastAsia="Times New Roman" w:hAnsi="Cambria" w:cs="Times New Roman"/>
          <w:sz w:val="20"/>
          <w:szCs w:val="20"/>
        </w:rPr>
        <w:t xml:space="preserve">ust. 7, a </w:t>
      </w:r>
      <w:r w:rsidR="00F21CF3" w:rsidRPr="001F3834">
        <w:rPr>
          <w:rFonts w:ascii="Cambria" w:eastAsia="Times New Roman" w:hAnsi="Cambria" w:cs="Times New Roman"/>
          <w:sz w:val="20"/>
          <w:szCs w:val="20"/>
        </w:rPr>
        <w:lastRenderedPageBreak/>
        <w:t>także przypadku</w:t>
      </w:r>
      <w:r w:rsidR="00F37971" w:rsidRPr="001F3834">
        <w:rPr>
          <w:rFonts w:ascii="Cambria" w:eastAsia="Times New Roman" w:hAnsi="Cambria" w:cs="Times New Roman"/>
          <w:sz w:val="20"/>
          <w:szCs w:val="20"/>
        </w:rPr>
        <w:t xml:space="preserve">, gdy </w:t>
      </w:r>
      <w:r w:rsidRPr="001F3834">
        <w:rPr>
          <w:rFonts w:ascii="Cambria" w:eastAsia="Times New Roman" w:hAnsi="Cambria" w:cs="Times New Roman"/>
          <w:color w:val="auto"/>
          <w:sz w:val="20"/>
          <w:szCs w:val="20"/>
        </w:rPr>
        <w:t xml:space="preserve">wstrzymanie blokady konta Użytkownika grozi szkodą </w:t>
      </w:r>
      <w:r w:rsidR="009D1809" w:rsidRPr="001F3834">
        <w:rPr>
          <w:rFonts w:ascii="Cambria" w:eastAsia="Times New Roman" w:hAnsi="Cambria" w:cs="Times New Roman"/>
          <w:color w:val="auto"/>
          <w:sz w:val="20"/>
          <w:szCs w:val="20"/>
        </w:rPr>
        <w:t>Operatorowi</w:t>
      </w:r>
      <w:r w:rsidRPr="001F3834">
        <w:rPr>
          <w:rFonts w:ascii="Cambria" w:eastAsia="Times New Roman" w:hAnsi="Cambria" w:cs="Times New Roman"/>
          <w:color w:val="auto"/>
          <w:sz w:val="20"/>
          <w:szCs w:val="20"/>
        </w:rPr>
        <w:t xml:space="preserve"> lub osobie trzeciej innymi poważnymi skutkami </w:t>
      </w:r>
      <w:r w:rsidRPr="001F3834">
        <w:rPr>
          <w:rFonts w:ascii="Cambria" w:eastAsia="Times New Roman" w:hAnsi="Cambria" w:cs="Times New Roman"/>
          <w:sz w:val="20"/>
          <w:szCs w:val="20"/>
        </w:rPr>
        <w:t>(np. możliwością pociągnięcia Operatora  do odpowiedzialności prawnej, w tym karnej, dalszego naruszenia chronionych dóbr osoby trzeciej etc.)</w:t>
      </w:r>
      <w:r w:rsidR="00A84560" w:rsidRPr="001F3834">
        <w:rPr>
          <w:rFonts w:ascii="Cambria" w:eastAsia="Times New Roman" w:hAnsi="Cambria" w:cs="Times New Roman"/>
          <w:sz w:val="20"/>
          <w:szCs w:val="20"/>
        </w:rPr>
        <w:t>.</w:t>
      </w:r>
    </w:p>
    <w:p w14:paraId="1EF89853" w14:textId="77777777" w:rsidR="00952CF1" w:rsidRPr="001F3834" w:rsidRDefault="00952CF1" w:rsidP="00F37971">
      <w:pPr>
        <w:numPr>
          <w:ilvl w:val="0"/>
          <w:numId w:val="44"/>
        </w:numPr>
        <w:tabs>
          <w:tab w:val="clear" w:pos="720"/>
        </w:tabs>
        <w:spacing w:line="276" w:lineRule="auto"/>
        <w:ind w:left="426"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W czasie blokady konta Użytkownika Użytkownik nie może:</w:t>
      </w:r>
    </w:p>
    <w:p w14:paraId="41F85CD4" w14:textId="244D7390" w:rsidR="00952CF1" w:rsidRPr="001F3834" w:rsidRDefault="00952CF1" w:rsidP="00F37971">
      <w:pPr>
        <w:pStyle w:val="Akapitzlist"/>
        <w:numPr>
          <w:ilvl w:val="1"/>
          <w:numId w:val="44"/>
        </w:numPr>
        <w:spacing w:before="0" w:after="0"/>
        <w:ind w:left="851"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 xml:space="preserve">korzystać z </w:t>
      </w:r>
      <w:r w:rsidR="00D70098" w:rsidRPr="001F3834">
        <w:rPr>
          <w:rFonts w:ascii="Cambria" w:eastAsia="Times New Roman" w:hAnsi="Cambria" w:cs="Times New Roman"/>
          <w:sz w:val="20"/>
          <w:szCs w:val="20"/>
        </w:rPr>
        <w:t>Aplikacji</w:t>
      </w:r>
      <w:r w:rsidRPr="001F3834">
        <w:rPr>
          <w:rFonts w:ascii="Cambria" w:eastAsia="Times New Roman" w:hAnsi="Cambria" w:cs="Times New Roman"/>
          <w:sz w:val="20"/>
          <w:szCs w:val="20"/>
        </w:rPr>
        <w:t xml:space="preserve"> oraz związanych z nią Usług Elektronicznych;</w:t>
      </w:r>
    </w:p>
    <w:p w14:paraId="700DFF17" w14:textId="77777777" w:rsidR="00952CF1" w:rsidRPr="001F3834" w:rsidRDefault="00952CF1" w:rsidP="00F37971">
      <w:pPr>
        <w:pStyle w:val="Akapitzlist"/>
        <w:numPr>
          <w:ilvl w:val="1"/>
          <w:numId w:val="44"/>
        </w:numPr>
        <w:spacing w:before="0" w:after="0"/>
        <w:ind w:left="851"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założyć nowego konta Użytkownika;</w:t>
      </w:r>
    </w:p>
    <w:p w14:paraId="63FFF988" w14:textId="77777777" w:rsidR="00952CF1" w:rsidRPr="001F3834" w:rsidRDefault="00952CF1" w:rsidP="00F37971">
      <w:pPr>
        <w:pStyle w:val="Akapitzlist"/>
        <w:numPr>
          <w:ilvl w:val="1"/>
          <w:numId w:val="44"/>
        </w:numPr>
        <w:spacing w:before="0" w:after="0"/>
        <w:ind w:left="851"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stosować środków technicznych, które będą służyły obejściu lub wyłączeniu blokady konta Użytkownika;</w:t>
      </w:r>
    </w:p>
    <w:p w14:paraId="6E14D110" w14:textId="77777777" w:rsidR="00952CF1" w:rsidRPr="001F3834" w:rsidRDefault="00952CF1" w:rsidP="00F37971">
      <w:pPr>
        <w:pStyle w:val="Akapitzlist"/>
        <w:numPr>
          <w:ilvl w:val="1"/>
          <w:numId w:val="44"/>
        </w:numPr>
        <w:spacing w:before="0" w:after="0"/>
        <w:ind w:left="851"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 xml:space="preserve">podejmować dalszych prób kontynuowania działalności bezprawnej — mimo blokady konta Użytkownika. </w:t>
      </w:r>
    </w:p>
    <w:p w14:paraId="2A26FCC7" w14:textId="77777777" w:rsidR="00955C48" w:rsidRPr="001F3834" w:rsidRDefault="00A84560" w:rsidP="00955C48">
      <w:pPr>
        <w:numPr>
          <w:ilvl w:val="0"/>
          <w:numId w:val="44"/>
        </w:numPr>
        <w:tabs>
          <w:tab w:val="clear" w:pos="720"/>
        </w:tabs>
        <w:spacing w:line="276" w:lineRule="auto"/>
        <w:ind w:left="426"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C</w:t>
      </w:r>
      <w:r w:rsidR="00952CF1" w:rsidRPr="001F3834">
        <w:rPr>
          <w:rFonts w:ascii="Cambria" w:eastAsia="Times New Roman" w:hAnsi="Cambria" w:cs="Times New Roman"/>
          <w:sz w:val="20"/>
          <w:szCs w:val="20"/>
        </w:rPr>
        <w:t xml:space="preserve">ofnięcie blokady konta Użytkownika po jej zastosowaniu przez </w:t>
      </w:r>
      <w:r w:rsidR="009D1809" w:rsidRPr="001F3834">
        <w:rPr>
          <w:rFonts w:ascii="Cambria" w:eastAsia="Times New Roman" w:hAnsi="Cambria" w:cs="Times New Roman"/>
          <w:sz w:val="20"/>
          <w:szCs w:val="20"/>
        </w:rPr>
        <w:t>Operatora</w:t>
      </w:r>
      <w:r w:rsidR="00952CF1" w:rsidRPr="001F3834">
        <w:rPr>
          <w:rFonts w:ascii="Cambria" w:eastAsia="Times New Roman" w:hAnsi="Cambria" w:cs="Times New Roman"/>
          <w:sz w:val="20"/>
          <w:szCs w:val="20"/>
        </w:rPr>
        <w:t xml:space="preserve"> jest możliwe wyłącznie wówczas, gdy Użytkownik złoży wyczerpujące i prawdziwe wyjaśnienia, jak również zaprzestanie naruszeń Regulaminu, które były przyczyną wprowadzenia blokady konta Użytkownika. W przypadku, gdy wystąpiły jakiekolwiek skutki naruszeń dokonywanych przez Użytkownika, dodatkowym warunkiem cofnięcia blokady konta Użytkownika jest skuteczne usunięcie przez Użytkownika skutków tych naruszeń. </w:t>
      </w:r>
    </w:p>
    <w:p w14:paraId="453C7F6F" w14:textId="77777777" w:rsidR="00955C48" w:rsidRPr="001F3834" w:rsidRDefault="00955C48" w:rsidP="00955C48">
      <w:pPr>
        <w:numPr>
          <w:ilvl w:val="0"/>
          <w:numId w:val="44"/>
        </w:numPr>
        <w:tabs>
          <w:tab w:val="clear" w:pos="720"/>
        </w:tabs>
        <w:spacing w:line="276" w:lineRule="auto"/>
        <w:ind w:left="426" w:hanging="357"/>
        <w:jc w:val="both"/>
        <w:rPr>
          <w:rFonts w:ascii="Cambria" w:eastAsia="Times New Roman" w:hAnsi="Cambria" w:cs="Times New Roman"/>
          <w:sz w:val="20"/>
          <w:szCs w:val="20"/>
        </w:rPr>
      </w:pPr>
      <w:r w:rsidRPr="001F3834">
        <w:rPr>
          <w:rFonts w:ascii="Cambria" w:hAnsi="Cambria" w:cs="Calibri"/>
          <w:sz w:val="20"/>
          <w:szCs w:val="20"/>
        </w:rPr>
        <w:t xml:space="preserve">W przypadku, gdy Operator otrzyma urzędowe zawiadomienie lub uzyska wiarygodną wiadomość o bezprawnym charakterze danych lub działalności, którą wykonuje Użytkownik, Operator jest uprawniony do natychmiastowego zablokowania lub usunięcia bezprawnych danych na koncie Użytkownika, jak również uniemożliwienia dalszego prowadzenia działalności bezprawnej, np. poprzez blokadę konta Użytkownika. </w:t>
      </w:r>
    </w:p>
    <w:p w14:paraId="5936260A" w14:textId="4519BADF" w:rsidR="00955C48" w:rsidRPr="001F3834" w:rsidRDefault="00955C48" w:rsidP="00955C48">
      <w:pPr>
        <w:numPr>
          <w:ilvl w:val="0"/>
          <w:numId w:val="44"/>
        </w:numPr>
        <w:tabs>
          <w:tab w:val="clear" w:pos="720"/>
        </w:tabs>
        <w:spacing w:line="276" w:lineRule="auto"/>
        <w:ind w:left="426" w:hanging="357"/>
        <w:jc w:val="both"/>
        <w:rPr>
          <w:rFonts w:ascii="Cambria" w:eastAsia="Times New Roman" w:hAnsi="Cambria" w:cs="Times New Roman"/>
          <w:sz w:val="20"/>
          <w:szCs w:val="20"/>
        </w:rPr>
      </w:pPr>
      <w:r w:rsidRPr="001F3834">
        <w:rPr>
          <w:rFonts w:ascii="Cambria" w:hAnsi="Cambria" w:cs="Calibri"/>
          <w:sz w:val="20"/>
          <w:szCs w:val="20"/>
        </w:rPr>
        <w:t xml:space="preserve">W przypadku wskazanym w ust. </w:t>
      </w:r>
      <w:r w:rsidR="00AD5DD3" w:rsidRPr="001F3834">
        <w:rPr>
          <w:rFonts w:ascii="Cambria" w:hAnsi="Cambria" w:cs="Calibri"/>
          <w:sz w:val="20"/>
          <w:szCs w:val="20"/>
        </w:rPr>
        <w:t>7</w:t>
      </w:r>
      <w:r w:rsidRPr="001F3834">
        <w:rPr>
          <w:rFonts w:ascii="Cambria" w:hAnsi="Cambria" w:cs="Calibri"/>
          <w:sz w:val="20"/>
          <w:szCs w:val="20"/>
        </w:rPr>
        <w:t xml:space="preserve"> Operator niezwłocznie powiadomi Użytkownika o zamiarze usunięcia danych lub uniemożliwieniu dalszego prowadzenia działalności bezprawnej. </w:t>
      </w:r>
    </w:p>
    <w:p w14:paraId="13BBA820" w14:textId="5CFFCAF9" w:rsidR="00955C48" w:rsidRPr="001F3834" w:rsidRDefault="00955C48" w:rsidP="00955C48">
      <w:pPr>
        <w:numPr>
          <w:ilvl w:val="0"/>
          <w:numId w:val="44"/>
        </w:numPr>
        <w:tabs>
          <w:tab w:val="clear" w:pos="720"/>
        </w:tabs>
        <w:spacing w:line="276" w:lineRule="auto"/>
        <w:ind w:left="426" w:hanging="357"/>
        <w:jc w:val="both"/>
        <w:rPr>
          <w:rFonts w:ascii="Cambria" w:eastAsia="Times New Roman" w:hAnsi="Cambria" w:cs="Times New Roman"/>
          <w:sz w:val="20"/>
          <w:szCs w:val="20"/>
        </w:rPr>
      </w:pPr>
      <w:r w:rsidRPr="001F3834">
        <w:rPr>
          <w:rFonts w:ascii="Cambria" w:hAnsi="Cambria" w:cs="Calibri"/>
          <w:sz w:val="20"/>
          <w:szCs w:val="20"/>
        </w:rPr>
        <w:t xml:space="preserve">W przypadku wskazanym w ust. </w:t>
      </w:r>
      <w:r w:rsidR="00AD5DD3" w:rsidRPr="001F3834">
        <w:rPr>
          <w:rFonts w:ascii="Cambria" w:hAnsi="Cambria" w:cs="Calibri"/>
          <w:sz w:val="20"/>
          <w:szCs w:val="20"/>
        </w:rPr>
        <w:t>7</w:t>
      </w:r>
      <w:r w:rsidRPr="001F3834">
        <w:rPr>
          <w:rFonts w:ascii="Cambria" w:hAnsi="Cambria" w:cs="Calibri"/>
          <w:sz w:val="20"/>
          <w:szCs w:val="20"/>
        </w:rPr>
        <w:t xml:space="preserve">, po powiadomieniu Użytkownika zgodnie z ust. </w:t>
      </w:r>
      <w:r w:rsidR="00AD5DD3" w:rsidRPr="001F3834">
        <w:rPr>
          <w:rFonts w:ascii="Cambria" w:hAnsi="Cambria" w:cs="Calibri"/>
          <w:sz w:val="20"/>
          <w:szCs w:val="20"/>
        </w:rPr>
        <w:t>8</w:t>
      </w:r>
      <w:r w:rsidRPr="001F3834">
        <w:rPr>
          <w:rFonts w:ascii="Cambria" w:hAnsi="Cambria" w:cs="Calibri"/>
          <w:sz w:val="20"/>
          <w:szCs w:val="20"/>
        </w:rPr>
        <w:t>, Operator nie ponosi wobec Użytkownika odpowiedzialności za usunięcie danych bezprawnych lub uniemożliwienie prowadzenia bezprawnej działalności, w tym za wszelkie szkody z tego wynikłe. Zastrzeżenie to nie dotyczy Użytkowników będących konsumentami</w:t>
      </w:r>
      <w:r w:rsidR="00082BDF" w:rsidRPr="001F3834">
        <w:rPr>
          <w:rFonts w:ascii="Cambria" w:hAnsi="Cambria" w:cs="Calibri"/>
          <w:sz w:val="20"/>
          <w:szCs w:val="20"/>
        </w:rPr>
        <w:t xml:space="preserve"> lub PNPK</w:t>
      </w:r>
      <w:r w:rsidRPr="001F3834">
        <w:rPr>
          <w:rFonts w:ascii="Cambria" w:hAnsi="Cambria" w:cs="Calibri"/>
          <w:sz w:val="20"/>
          <w:szCs w:val="20"/>
        </w:rPr>
        <w:t xml:space="preserve">. </w:t>
      </w:r>
    </w:p>
    <w:p w14:paraId="02C41DA5" w14:textId="0CF2EBEC" w:rsidR="00952CF1" w:rsidRPr="001F3834" w:rsidRDefault="00952CF1" w:rsidP="006667F9">
      <w:pPr>
        <w:numPr>
          <w:ilvl w:val="0"/>
          <w:numId w:val="44"/>
        </w:numPr>
        <w:tabs>
          <w:tab w:val="clear" w:pos="720"/>
        </w:tabs>
        <w:spacing w:line="276" w:lineRule="auto"/>
        <w:ind w:left="426"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 xml:space="preserve">Trwałe usunięcia konta Użytkownika przez </w:t>
      </w:r>
      <w:r w:rsidR="009D1809" w:rsidRPr="001F3834">
        <w:rPr>
          <w:rFonts w:ascii="Cambria" w:eastAsia="Times New Roman" w:hAnsi="Cambria" w:cs="Times New Roman"/>
          <w:sz w:val="20"/>
          <w:szCs w:val="20"/>
        </w:rPr>
        <w:t>Operatora</w:t>
      </w:r>
      <w:r w:rsidRPr="001F3834">
        <w:rPr>
          <w:rFonts w:ascii="Cambria" w:eastAsia="Times New Roman" w:hAnsi="Cambria" w:cs="Times New Roman"/>
          <w:sz w:val="20"/>
          <w:szCs w:val="20"/>
        </w:rPr>
        <w:t xml:space="preserve"> może nastąpić wskutek:</w:t>
      </w:r>
    </w:p>
    <w:p w14:paraId="38B206E7" w14:textId="77777777" w:rsidR="00952CF1" w:rsidRPr="001F3834" w:rsidRDefault="00952CF1" w:rsidP="006667F9">
      <w:pPr>
        <w:pStyle w:val="Akapitzlist"/>
        <w:numPr>
          <w:ilvl w:val="1"/>
          <w:numId w:val="44"/>
        </w:numPr>
        <w:spacing w:before="0" w:after="0"/>
        <w:ind w:left="851"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blokady konta Użytkownika trwającej dłużej niż 60 (słownie: sześćdziesiąt) dni;</w:t>
      </w:r>
    </w:p>
    <w:p w14:paraId="20BF9C19" w14:textId="77777777" w:rsidR="00952CF1" w:rsidRPr="001F3834" w:rsidRDefault="00952CF1" w:rsidP="006667F9">
      <w:pPr>
        <w:pStyle w:val="Akapitzlist"/>
        <w:numPr>
          <w:ilvl w:val="1"/>
          <w:numId w:val="44"/>
        </w:numPr>
        <w:spacing w:before="0" w:after="0"/>
        <w:ind w:left="851"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odmowy złożenia wyjaśnień i/lub odmowy zaprzestania naruszeń;</w:t>
      </w:r>
    </w:p>
    <w:p w14:paraId="71D41CD5" w14:textId="77777777" w:rsidR="00952CF1" w:rsidRPr="001F3834" w:rsidRDefault="00952CF1" w:rsidP="006667F9">
      <w:pPr>
        <w:pStyle w:val="Akapitzlist"/>
        <w:numPr>
          <w:ilvl w:val="1"/>
          <w:numId w:val="44"/>
        </w:numPr>
        <w:spacing w:before="0" w:after="0"/>
        <w:ind w:left="851"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prowadzenia działalności bezprawnej o szczególnie istotnym ciężarze gatunkowym;</w:t>
      </w:r>
    </w:p>
    <w:p w14:paraId="71630898" w14:textId="7D99FD32" w:rsidR="00952CF1" w:rsidRPr="001F3834" w:rsidRDefault="00952CF1" w:rsidP="006667F9">
      <w:pPr>
        <w:pStyle w:val="Akapitzlist"/>
        <w:numPr>
          <w:ilvl w:val="1"/>
          <w:numId w:val="44"/>
        </w:numPr>
        <w:spacing w:before="0" w:after="0"/>
        <w:ind w:left="851"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 xml:space="preserve">utrzymywanie konta Użytkownika grozi szkodą </w:t>
      </w:r>
      <w:r w:rsidR="009D1809" w:rsidRPr="001F3834">
        <w:rPr>
          <w:rFonts w:ascii="Cambria" w:eastAsia="Times New Roman" w:hAnsi="Cambria" w:cs="Times New Roman"/>
          <w:sz w:val="20"/>
          <w:szCs w:val="20"/>
        </w:rPr>
        <w:t>Operatorowi</w:t>
      </w:r>
      <w:r w:rsidRPr="001F3834">
        <w:rPr>
          <w:rFonts w:ascii="Cambria" w:eastAsia="Times New Roman" w:hAnsi="Cambria" w:cs="Times New Roman"/>
          <w:sz w:val="20"/>
          <w:szCs w:val="20"/>
        </w:rPr>
        <w:t xml:space="preserve"> lub osobie trzeciej innymi poważnymi skutkami (np. możliwością pociągnięcia </w:t>
      </w:r>
      <w:r w:rsidR="009D1809" w:rsidRPr="001F3834">
        <w:rPr>
          <w:rFonts w:ascii="Cambria" w:eastAsia="Times New Roman" w:hAnsi="Cambria" w:cs="Times New Roman"/>
          <w:sz w:val="20"/>
          <w:szCs w:val="20"/>
        </w:rPr>
        <w:t>Operatora</w:t>
      </w:r>
      <w:r w:rsidRPr="001F3834">
        <w:rPr>
          <w:rFonts w:ascii="Cambria" w:eastAsia="Times New Roman" w:hAnsi="Cambria" w:cs="Times New Roman"/>
          <w:sz w:val="20"/>
          <w:szCs w:val="20"/>
        </w:rPr>
        <w:t xml:space="preserve"> do odpowiedzialności prawnej, w tym karnej)</w:t>
      </w:r>
      <w:r w:rsidR="008B4B35" w:rsidRPr="001F3834">
        <w:rPr>
          <w:rFonts w:ascii="Cambria" w:eastAsia="Times New Roman" w:hAnsi="Cambria" w:cs="Times New Roman"/>
          <w:sz w:val="20"/>
          <w:szCs w:val="20"/>
        </w:rPr>
        <w:t>;</w:t>
      </w:r>
    </w:p>
    <w:p w14:paraId="179351B7" w14:textId="6B234F89" w:rsidR="008B4B35" w:rsidRPr="001F3834" w:rsidRDefault="008B4B35" w:rsidP="006667F9">
      <w:pPr>
        <w:pStyle w:val="Akapitzlist"/>
        <w:numPr>
          <w:ilvl w:val="1"/>
          <w:numId w:val="44"/>
        </w:numPr>
        <w:spacing w:before="0" w:after="0"/>
        <w:ind w:left="851" w:hanging="357"/>
        <w:jc w:val="both"/>
        <w:rPr>
          <w:rFonts w:ascii="Cambria" w:eastAsia="Times New Roman" w:hAnsi="Cambria" w:cs="Times New Roman"/>
          <w:sz w:val="20"/>
          <w:szCs w:val="20"/>
        </w:rPr>
      </w:pPr>
      <w:r w:rsidRPr="001F3834">
        <w:rPr>
          <w:rFonts w:ascii="Cambria" w:eastAsia="Times New Roman" w:hAnsi="Cambria" w:cs="Times New Roman"/>
          <w:sz w:val="20"/>
          <w:szCs w:val="20"/>
        </w:rPr>
        <w:t xml:space="preserve">wygaśnięcia lub rozwiązania Umowy o Usługi Elektroniczne. </w:t>
      </w:r>
    </w:p>
    <w:p w14:paraId="79ECDA36" w14:textId="77777777" w:rsidR="00F73A26" w:rsidRPr="001F3834" w:rsidRDefault="00F73A26" w:rsidP="00F30784">
      <w:pPr>
        <w:spacing w:line="276" w:lineRule="auto"/>
        <w:jc w:val="center"/>
        <w:rPr>
          <w:rFonts w:asciiTheme="majorHAnsi" w:hAnsiTheme="majorHAnsi" w:cs="Calibri"/>
          <w:b/>
          <w:sz w:val="20"/>
          <w:szCs w:val="20"/>
        </w:rPr>
      </w:pPr>
    </w:p>
    <w:p w14:paraId="552868E6" w14:textId="77A6BA58" w:rsidR="00CE4087" w:rsidRPr="001F3834" w:rsidRDefault="00CE4087"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xml:space="preserve">[ROZDZIAŁ V: </w:t>
      </w:r>
      <w:r w:rsidR="009E047F" w:rsidRPr="001F3834">
        <w:rPr>
          <w:rFonts w:asciiTheme="majorHAnsi" w:hAnsiTheme="majorHAnsi" w:cs="Calibri"/>
          <w:b/>
          <w:sz w:val="20"/>
          <w:szCs w:val="20"/>
        </w:rPr>
        <w:t>ZASADY NAJMU</w:t>
      </w:r>
      <w:r w:rsidRPr="001F3834">
        <w:rPr>
          <w:rFonts w:asciiTheme="majorHAnsi" w:hAnsiTheme="majorHAnsi" w:cs="Calibri"/>
          <w:b/>
          <w:sz w:val="20"/>
          <w:szCs w:val="20"/>
        </w:rPr>
        <w:t>]</w:t>
      </w:r>
    </w:p>
    <w:p w14:paraId="49D15501" w14:textId="77777777" w:rsidR="00CE4087" w:rsidRPr="001F3834" w:rsidRDefault="00CE4087" w:rsidP="00F30784">
      <w:pPr>
        <w:spacing w:line="276" w:lineRule="auto"/>
        <w:jc w:val="center"/>
        <w:rPr>
          <w:rFonts w:asciiTheme="majorHAnsi" w:hAnsiTheme="majorHAnsi" w:cs="Calibri"/>
          <w:b/>
          <w:sz w:val="20"/>
          <w:szCs w:val="20"/>
        </w:rPr>
      </w:pPr>
    </w:p>
    <w:p w14:paraId="651D65D0" w14:textId="2497F341" w:rsidR="00CE4087" w:rsidRPr="001F3834" w:rsidRDefault="00CE4087"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1</w:t>
      </w:r>
      <w:r w:rsidR="009E047F" w:rsidRPr="001F3834">
        <w:rPr>
          <w:rFonts w:asciiTheme="majorHAnsi" w:hAnsiTheme="majorHAnsi" w:cs="Calibri"/>
          <w:b/>
          <w:sz w:val="20"/>
          <w:szCs w:val="20"/>
        </w:rPr>
        <w:t>6</w:t>
      </w:r>
      <w:r w:rsidRPr="001F3834">
        <w:rPr>
          <w:rFonts w:asciiTheme="majorHAnsi" w:hAnsiTheme="majorHAnsi" w:cs="Calibri"/>
          <w:b/>
          <w:sz w:val="20"/>
          <w:szCs w:val="20"/>
        </w:rPr>
        <w:t xml:space="preserve">.  </w:t>
      </w:r>
    </w:p>
    <w:p w14:paraId="7AC4BD3E" w14:textId="11C3EF9A" w:rsidR="000676D1" w:rsidRPr="001F3834" w:rsidRDefault="000676D1"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xml:space="preserve">Składanie </w:t>
      </w:r>
      <w:r w:rsidR="00626AE4" w:rsidRPr="001F3834">
        <w:rPr>
          <w:rFonts w:asciiTheme="majorHAnsi" w:hAnsiTheme="majorHAnsi" w:cs="Calibri"/>
          <w:b/>
          <w:sz w:val="20"/>
          <w:szCs w:val="20"/>
        </w:rPr>
        <w:t>Dyspozycji Najmu</w:t>
      </w:r>
    </w:p>
    <w:p w14:paraId="589FB795" w14:textId="68D7F061" w:rsidR="0070313E" w:rsidRPr="001F3834" w:rsidRDefault="0090226B" w:rsidP="006667F9">
      <w:pPr>
        <w:pStyle w:val="Akapitzlist"/>
        <w:numPr>
          <w:ilvl w:val="3"/>
          <w:numId w:val="6"/>
        </w:numPr>
        <w:spacing w:before="0" w:after="0"/>
        <w:ind w:left="426"/>
        <w:jc w:val="both"/>
        <w:rPr>
          <w:rFonts w:cs="Calibri"/>
          <w:bCs/>
          <w:sz w:val="20"/>
          <w:szCs w:val="20"/>
        </w:rPr>
      </w:pPr>
      <w:r w:rsidRPr="001F3834">
        <w:rPr>
          <w:rFonts w:cs="Calibri"/>
          <w:bCs/>
          <w:sz w:val="20"/>
          <w:szCs w:val="20"/>
        </w:rPr>
        <w:t>Aby rozpocząć korzystanie z</w:t>
      </w:r>
      <w:r w:rsidR="009E047F" w:rsidRPr="001F3834">
        <w:rPr>
          <w:rFonts w:cs="Calibri"/>
          <w:bCs/>
          <w:sz w:val="20"/>
          <w:szCs w:val="20"/>
        </w:rPr>
        <w:t>e</w:t>
      </w:r>
      <w:r w:rsidRPr="001F3834">
        <w:rPr>
          <w:rFonts w:cs="Calibri"/>
          <w:bCs/>
          <w:sz w:val="20"/>
          <w:szCs w:val="20"/>
        </w:rPr>
        <w:t xml:space="preserve"> </w:t>
      </w:r>
      <w:r w:rsidR="009E047F" w:rsidRPr="001F3834">
        <w:rPr>
          <w:rFonts w:cs="Calibri"/>
          <w:bCs/>
          <w:sz w:val="20"/>
          <w:szCs w:val="20"/>
        </w:rPr>
        <w:t>Schowka</w:t>
      </w:r>
      <w:r w:rsidRPr="001F3834">
        <w:rPr>
          <w:rFonts w:cs="Calibri"/>
          <w:bCs/>
          <w:sz w:val="20"/>
          <w:szCs w:val="20"/>
        </w:rPr>
        <w:t xml:space="preserve">, niezbędne jest </w:t>
      </w:r>
      <w:r w:rsidR="00991431" w:rsidRPr="001F3834">
        <w:rPr>
          <w:rFonts w:cs="Calibri"/>
          <w:bCs/>
          <w:sz w:val="20"/>
          <w:szCs w:val="20"/>
        </w:rPr>
        <w:t xml:space="preserve">utworzenie konta Użytkownika za pośrednictwem </w:t>
      </w:r>
      <w:r w:rsidR="00D70098" w:rsidRPr="001F3834">
        <w:rPr>
          <w:rFonts w:cs="Calibri"/>
          <w:bCs/>
          <w:sz w:val="20"/>
          <w:szCs w:val="20"/>
        </w:rPr>
        <w:t>Aplikacji</w:t>
      </w:r>
      <w:r w:rsidR="00E711B6" w:rsidRPr="001F3834">
        <w:rPr>
          <w:rFonts w:cs="Calibri"/>
          <w:bCs/>
          <w:sz w:val="20"/>
          <w:szCs w:val="20"/>
        </w:rPr>
        <w:t xml:space="preserve"> lub zalogowanie się za pomocą </w:t>
      </w:r>
      <w:r w:rsidR="00E72EF9" w:rsidRPr="001F3834">
        <w:rPr>
          <w:rFonts w:cs="Calibri"/>
          <w:bCs/>
          <w:sz w:val="20"/>
          <w:szCs w:val="20"/>
        </w:rPr>
        <w:t>innej metody</w:t>
      </w:r>
      <w:r w:rsidR="00991431" w:rsidRPr="001F3834">
        <w:rPr>
          <w:rFonts w:cs="Calibri"/>
          <w:bCs/>
          <w:sz w:val="20"/>
          <w:szCs w:val="20"/>
        </w:rPr>
        <w:t xml:space="preserve">, zgodnie z postanowieniami Rozdziału II </w:t>
      </w:r>
      <w:r w:rsidR="00F66BAA" w:rsidRPr="001F3834">
        <w:rPr>
          <w:rFonts w:cs="Calibri"/>
          <w:bCs/>
          <w:sz w:val="20"/>
          <w:szCs w:val="20"/>
        </w:rPr>
        <w:t>i</w:t>
      </w:r>
      <w:r w:rsidR="00991431" w:rsidRPr="001F3834">
        <w:rPr>
          <w:rFonts w:cs="Calibri"/>
          <w:bCs/>
          <w:sz w:val="20"/>
          <w:szCs w:val="20"/>
        </w:rPr>
        <w:t xml:space="preserve"> Rozdziału III Regulaminu. </w:t>
      </w:r>
    </w:p>
    <w:p w14:paraId="55615388" w14:textId="7F655462" w:rsidR="0090226B" w:rsidRPr="001F3834" w:rsidRDefault="00991431" w:rsidP="006667F9">
      <w:pPr>
        <w:pStyle w:val="Akapitzlist"/>
        <w:numPr>
          <w:ilvl w:val="3"/>
          <w:numId w:val="6"/>
        </w:numPr>
        <w:spacing w:before="0" w:after="0"/>
        <w:ind w:left="426"/>
        <w:jc w:val="both"/>
        <w:rPr>
          <w:rFonts w:cs="Calibri"/>
          <w:bCs/>
          <w:sz w:val="20"/>
          <w:szCs w:val="20"/>
        </w:rPr>
      </w:pPr>
      <w:r w:rsidRPr="001F3834">
        <w:rPr>
          <w:rFonts w:cs="Calibri"/>
          <w:bCs/>
          <w:sz w:val="20"/>
          <w:szCs w:val="20"/>
        </w:rPr>
        <w:t xml:space="preserve">W celu </w:t>
      </w:r>
      <w:r w:rsidR="00384AB0" w:rsidRPr="001F3834">
        <w:rPr>
          <w:rFonts w:cs="Calibri"/>
          <w:bCs/>
          <w:sz w:val="20"/>
          <w:szCs w:val="20"/>
        </w:rPr>
        <w:t>s</w:t>
      </w:r>
      <w:r w:rsidRPr="001F3834">
        <w:rPr>
          <w:rFonts w:cs="Calibri"/>
          <w:bCs/>
          <w:sz w:val="20"/>
          <w:szCs w:val="20"/>
        </w:rPr>
        <w:t>korzystania z</w:t>
      </w:r>
      <w:r w:rsidR="009E047F" w:rsidRPr="001F3834">
        <w:rPr>
          <w:rFonts w:cs="Calibri"/>
          <w:bCs/>
          <w:sz w:val="20"/>
          <w:szCs w:val="20"/>
        </w:rPr>
        <w:t>e</w:t>
      </w:r>
      <w:r w:rsidRPr="001F3834">
        <w:rPr>
          <w:rFonts w:cs="Calibri"/>
          <w:bCs/>
          <w:sz w:val="20"/>
          <w:szCs w:val="20"/>
        </w:rPr>
        <w:t xml:space="preserve"> </w:t>
      </w:r>
      <w:r w:rsidR="009E047F" w:rsidRPr="001F3834">
        <w:rPr>
          <w:rFonts w:cs="Calibri"/>
          <w:bCs/>
          <w:sz w:val="20"/>
          <w:szCs w:val="20"/>
        </w:rPr>
        <w:t>Schowka</w:t>
      </w:r>
      <w:r w:rsidRPr="001F3834">
        <w:rPr>
          <w:rFonts w:cs="Calibri"/>
          <w:bCs/>
          <w:sz w:val="20"/>
          <w:szCs w:val="20"/>
        </w:rPr>
        <w:t xml:space="preserve"> Użytkownik powinien:</w:t>
      </w:r>
    </w:p>
    <w:p w14:paraId="22FA8AD9" w14:textId="437CF945" w:rsidR="00991431" w:rsidRPr="001F3834" w:rsidRDefault="00991431" w:rsidP="006667F9">
      <w:pPr>
        <w:pStyle w:val="Akapitzlist"/>
        <w:numPr>
          <w:ilvl w:val="0"/>
          <w:numId w:val="28"/>
        </w:numPr>
        <w:spacing w:before="0" w:after="0"/>
        <w:jc w:val="both"/>
        <w:rPr>
          <w:rFonts w:cs="Calibri"/>
          <w:bCs/>
          <w:sz w:val="20"/>
          <w:szCs w:val="20"/>
        </w:rPr>
      </w:pPr>
      <w:r w:rsidRPr="001F3834">
        <w:rPr>
          <w:rFonts w:cs="Calibri"/>
          <w:bCs/>
          <w:sz w:val="20"/>
          <w:szCs w:val="20"/>
        </w:rPr>
        <w:t>zalogować się na swoje konto Użytkownika</w:t>
      </w:r>
      <w:r w:rsidR="00384AB0" w:rsidRPr="001F3834">
        <w:rPr>
          <w:rFonts w:cs="Calibri"/>
          <w:bCs/>
          <w:sz w:val="20"/>
          <w:szCs w:val="20"/>
        </w:rPr>
        <w:t xml:space="preserve"> za pomocą </w:t>
      </w:r>
      <w:r w:rsidR="00D70098" w:rsidRPr="001F3834">
        <w:rPr>
          <w:rFonts w:cs="Calibri"/>
          <w:bCs/>
          <w:sz w:val="20"/>
          <w:szCs w:val="20"/>
        </w:rPr>
        <w:t>Aplikacji</w:t>
      </w:r>
      <w:r w:rsidRPr="001F3834">
        <w:rPr>
          <w:rFonts w:cs="Calibri"/>
          <w:bCs/>
          <w:sz w:val="20"/>
          <w:szCs w:val="20"/>
        </w:rPr>
        <w:t>;</w:t>
      </w:r>
    </w:p>
    <w:p w14:paraId="042CE233" w14:textId="77777777" w:rsidR="00B3525E" w:rsidRPr="001F3834" w:rsidRDefault="00991431" w:rsidP="006667F9">
      <w:pPr>
        <w:pStyle w:val="Akapitzlist"/>
        <w:numPr>
          <w:ilvl w:val="0"/>
          <w:numId w:val="28"/>
        </w:numPr>
        <w:spacing w:before="0" w:after="0"/>
        <w:jc w:val="both"/>
        <w:rPr>
          <w:rFonts w:cs="Calibri"/>
          <w:bCs/>
          <w:sz w:val="20"/>
          <w:szCs w:val="20"/>
        </w:rPr>
      </w:pPr>
      <w:r w:rsidRPr="001F3834">
        <w:rPr>
          <w:rFonts w:cs="Calibri"/>
          <w:bCs/>
          <w:sz w:val="20"/>
          <w:szCs w:val="20"/>
        </w:rPr>
        <w:t>dokonać podpięcia karty płatniczej</w:t>
      </w:r>
      <w:r w:rsidR="00B3525E" w:rsidRPr="001F3834">
        <w:rPr>
          <w:rFonts w:cs="Calibri"/>
          <w:bCs/>
          <w:sz w:val="20"/>
          <w:szCs w:val="20"/>
        </w:rPr>
        <w:t xml:space="preserve"> — jeżeli zamierza płacić kartą płatniczą;</w:t>
      </w:r>
    </w:p>
    <w:p w14:paraId="5D408509" w14:textId="3D9D1C67" w:rsidR="00991431" w:rsidRPr="001F3834" w:rsidRDefault="00B3525E" w:rsidP="006667F9">
      <w:pPr>
        <w:pStyle w:val="Akapitzlist"/>
        <w:numPr>
          <w:ilvl w:val="0"/>
          <w:numId w:val="28"/>
        </w:numPr>
        <w:spacing w:before="0" w:after="0"/>
        <w:jc w:val="both"/>
        <w:rPr>
          <w:rFonts w:cs="Calibri"/>
          <w:bCs/>
          <w:sz w:val="20"/>
          <w:szCs w:val="20"/>
        </w:rPr>
      </w:pPr>
      <w:r w:rsidRPr="001F3834">
        <w:rPr>
          <w:rFonts w:cs="Calibri"/>
          <w:bCs/>
          <w:sz w:val="20"/>
          <w:szCs w:val="20"/>
        </w:rPr>
        <w:t xml:space="preserve">dokonać płatności Opłaty Czynszowej z góry. </w:t>
      </w:r>
      <w:r w:rsidR="00991431" w:rsidRPr="001F3834">
        <w:rPr>
          <w:rFonts w:cs="Calibri"/>
          <w:bCs/>
          <w:sz w:val="20"/>
          <w:szCs w:val="20"/>
        </w:rPr>
        <w:t xml:space="preserve"> </w:t>
      </w:r>
    </w:p>
    <w:p w14:paraId="18A62C16" w14:textId="35AA47F9" w:rsidR="00384AB0" w:rsidRPr="001F3834" w:rsidRDefault="00384AB0" w:rsidP="006667F9">
      <w:pPr>
        <w:pStyle w:val="Akapitzlist"/>
        <w:numPr>
          <w:ilvl w:val="3"/>
          <w:numId w:val="6"/>
        </w:numPr>
        <w:spacing w:before="0" w:after="0"/>
        <w:ind w:left="426"/>
        <w:jc w:val="both"/>
        <w:rPr>
          <w:rFonts w:cs="Calibri"/>
          <w:bCs/>
          <w:sz w:val="20"/>
          <w:szCs w:val="20"/>
        </w:rPr>
      </w:pPr>
      <w:r w:rsidRPr="001F3834">
        <w:rPr>
          <w:rFonts w:cs="Calibri"/>
          <w:bCs/>
          <w:sz w:val="20"/>
          <w:szCs w:val="20"/>
        </w:rPr>
        <w:t xml:space="preserve">Na potrzeby złożenia </w:t>
      </w:r>
      <w:r w:rsidR="00626AE4" w:rsidRPr="001F3834">
        <w:rPr>
          <w:rFonts w:cs="Calibri"/>
          <w:bCs/>
          <w:sz w:val="20"/>
          <w:szCs w:val="20"/>
        </w:rPr>
        <w:t>Dyspozycji Najmu</w:t>
      </w:r>
      <w:r w:rsidRPr="001F3834">
        <w:rPr>
          <w:rFonts w:cs="Calibri"/>
          <w:bCs/>
          <w:sz w:val="20"/>
          <w:szCs w:val="20"/>
        </w:rPr>
        <w:t xml:space="preserve"> Użytkownik powinien:</w:t>
      </w:r>
    </w:p>
    <w:p w14:paraId="5BAE4304" w14:textId="74807F0E" w:rsidR="00384AB0" w:rsidRPr="001F3834" w:rsidRDefault="00B26C2B" w:rsidP="006667F9">
      <w:pPr>
        <w:pStyle w:val="Akapitzlist"/>
        <w:numPr>
          <w:ilvl w:val="0"/>
          <w:numId w:val="29"/>
        </w:numPr>
        <w:spacing w:before="0" w:after="0"/>
        <w:jc w:val="both"/>
        <w:rPr>
          <w:rFonts w:cs="Calibri"/>
          <w:bCs/>
          <w:sz w:val="20"/>
          <w:szCs w:val="20"/>
        </w:rPr>
      </w:pPr>
      <w:r w:rsidRPr="001F3834">
        <w:rPr>
          <w:rFonts w:cs="Calibri"/>
          <w:bCs/>
          <w:sz w:val="20"/>
          <w:szCs w:val="20"/>
        </w:rPr>
        <w:t xml:space="preserve">określić </w:t>
      </w:r>
      <w:r w:rsidR="00E9475A" w:rsidRPr="001F3834">
        <w:rPr>
          <w:rFonts w:cs="Calibri"/>
          <w:bCs/>
          <w:sz w:val="20"/>
          <w:szCs w:val="20"/>
        </w:rPr>
        <w:t>rodzaj</w:t>
      </w:r>
      <w:r w:rsidRPr="001F3834">
        <w:rPr>
          <w:rFonts w:cs="Calibri"/>
          <w:bCs/>
          <w:sz w:val="20"/>
          <w:szCs w:val="20"/>
        </w:rPr>
        <w:t xml:space="preserve"> </w:t>
      </w:r>
      <w:r w:rsidR="001062D4" w:rsidRPr="001F3834">
        <w:rPr>
          <w:rFonts w:cs="Calibri"/>
          <w:bCs/>
          <w:sz w:val="20"/>
          <w:szCs w:val="20"/>
        </w:rPr>
        <w:t>Schowków</w:t>
      </w:r>
      <w:r w:rsidRPr="001F3834">
        <w:rPr>
          <w:rFonts w:cs="Calibri"/>
          <w:bCs/>
          <w:sz w:val="20"/>
          <w:szCs w:val="20"/>
        </w:rPr>
        <w:t>, z których zamierza korzystać</w:t>
      </w:r>
      <w:r w:rsidR="00E9475A" w:rsidRPr="001F3834">
        <w:rPr>
          <w:rFonts w:cs="Calibri"/>
          <w:bCs/>
          <w:sz w:val="20"/>
          <w:szCs w:val="20"/>
        </w:rPr>
        <w:t>, w oparciu o przedstawione warianty</w:t>
      </w:r>
      <w:r w:rsidRPr="001F3834">
        <w:rPr>
          <w:rFonts w:cs="Calibri"/>
          <w:bCs/>
          <w:sz w:val="20"/>
          <w:szCs w:val="20"/>
        </w:rPr>
        <w:t>;</w:t>
      </w:r>
    </w:p>
    <w:p w14:paraId="3EA3E15C" w14:textId="113416C7" w:rsidR="001062D4" w:rsidRPr="001F3834" w:rsidRDefault="001062D4" w:rsidP="006667F9">
      <w:pPr>
        <w:pStyle w:val="Akapitzlist"/>
        <w:numPr>
          <w:ilvl w:val="0"/>
          <w:numId w:val="29"/>
        </w:numPr>
        <w:spacing w:before="0" w:after="0"/>
        <w:jc w:val="both"/>
        <w:rPr>
          <w:rFonts w:cs="Calibri"/>
          <w:bCs/>
          <w:sz w:val="20"/>
          <w:szCs w:val="20"/>
        </w:rPr>
      </w:pPr>
      <w:r w:rsidRPr="001F3834">
        <w:rPr>
          <w:rFonts w:cs="Calibri"/>
          <w:bCs/>
          <w:sz w:val="20"/>
          <w:szCs w:val="20"/>
        </w:rPr>
        <w:t>wskazać lokalizację Schowka, z którego zamierza korzystać w ramach Najmu;</w:t>
      </w:r>
    </w:p>
    <w:p w14:paraId="76E3A82E" w14:textId="068C5ED6" w:rsidR="00B26C2B" w:rsidRPr="001F3834" w:rsidRDefault="00B26C2B" w:rsidP="006667F9">
      <w:pPr>
        <w:pStyle w:val="Akapitzlist"/>
        <w:numPr>
          <w:ilvl w:val="0"/>
          <w:numId w:val="29"/>
        </w:numPr>
        <w:spacing w:before="0" w:after="0"/>
        <w:jc w:val="both"/>
        <w:rPr>
          <w:rFonts w:cs="Calibri"/>
          <w:bCs/>
          <w:sz w:val="20"/>
          <w:szCs w:val="20"/>
        </w:rPr>
      </w:pPr>
      <w:r w:rsidRPr="001F3834">
        <w:rPr>
          <w:rFonts w:cs="Calibri"/>
          <w:bCs/>
          <w:sz w:val="20"/>
          <w:szCs w:val="20"/>
        </w:rPr>
        <w:t xml:space="preserve">określić </w:t>
      </w:r>
      <w:r w:rsidR="00106751" w:rsidRPr="001F3834">
        <w:rPr>
          <w:rFonts w:cs="Calibri"/>
          <w:bCs/>
          <w:sz w:val="20"/>
          <w:szCs w:val="20"/>
        </w:rPr>
        <w:t>C</w:t>
      </w:r>
      <w:r w:rsidRPr="001F3834">
        <w:rPr>
          <w:rFonts w:cs="Calibri"/>
          <w:bCs/>
          <w:sz w:val="20"/>
          <w:szCs w:val="20"/>
        </w:rPr>
        <w:t xml:space="preserve">zas </w:t>
      </w:r>
      <w:r w:rsidR="001062D4" w:rsidRPr="001F3834">
        <w:rPr>
          <w:rFonts w:cs="Calibri"/>
          <w:bCs/>
          <w:sz w:val="20"/>
          <w:szCs w:val="20"/>
        </w:rPr>
        <w:t>Najmu</w:t>
      </w:r>
      <w:r w:rsidRPr="001F3834">
        <w:rPr>
          <w:rFonts w:cs="Calibri"/>
          <w:bCs/>
          <w:sz w:val="20"/>
          <w:szCs w:val="20"/>
        </w:rPr>
        <w:t>;</w:t>
      </w:r>
    </w:p>
    <w:p w14:paraId="0D1BBD9C" w14:textId="3CC7A307" w:rsidR="00D06B80" w:rsidRPr="001F3834" w:rsidRDefault="00106751" w:rsidP="006667F9">
      <w:pPr>
        <w:pStyle w:val="Akapitzlist"/>
        <w:numPr>
          <w:ilvl w:val="0"/>
          <w:numId w:val="29"/>
        </w:numPr>
        <w:spacing w:before="0" w:after="0"/>
        <w:jc w:val="both"/>
        <w:rPr>
          <w:rFonts w:cs="Calibri"/>
          <w:bCs/>
          <w:sz w:val="20"/>
          <w:szCs w:val="20"/>
        </w:rPr>
      </w:pPr>
      <w:r w:rsidRPr="001F3834">
        <w:rPr>
          <w:rFonts w:cs="Calibri"/>
          <w:bCs/>
          <w:sz w:val="20"/>
          <w:szCs w:val="20"/>
        </w:rPr>
        <w:t xml:space="preserve">podać pozostałe dane wymagane na potrzeby złożenia </w:t>
      </w:r>
      <w:r w:rsidR="00626AE4" w:rsidRPr="001F3834">
        <w:rPr>
          <w:rFonts w:cs="Calibri"/>
          <w:bCs/>
          <w:sz w:val="20"/>
          <w:szCs w:val="20"/>
        </w:rPr>
        <w:t>Dyspozycji Najmu</w:t>
      </w:r>
      <w:r w:rsidRPr="001F3834">
        <w:rPr>
          <w:rFonts w:cs="Calibri"/>
          <w:bCs/>
          <w:sz w:val="20"/>
          <w:szCs w:val="20"/>
        </w:rPr>
        <w:t>;</w:t>
      </w:r>
    </w:p>
    <w:p w14:paraId="3D05AD91" w14:textId="2F5DB39C" w:rsidR="00BE0348" w:rsidRPr="001F3834" w:rsidRDefault="00BE0348" w:rsidP="006667F9">
      <w:pPr>
        <w:pStyle w:val="Akapitzlist"/>
        <w:numPr>
          <w:ilvl w:val="0"/>
          <w:numId w:val="29"/>
        </w:numPr>
        <w:spacing w:before="0" w:after="0"/>
        <w:jc w:val="both"/>
        <w:rPr>
          <w:rFonts w:cs="Calibri"/>
          <w:bCs/>
          <w:sz w:val="20"/>
          <w:szCs w:val="20"/>
        </w:rPr>
      </w:pPr>
      <w:r w:rsidRPr="001F3834">
        <w:rPr>
          <w:rFonts w:cs="Calibri"/>
          <w:bCs/>
          <w:sz w:val="20"/>
          <w:szCs w:val="20"/>
        </w:rPr>
        <w:t>zaakceptować treść Regulaminu;</w:t>
      </w:r>
    </w:p>
    <w:p w14:paraId="3D8D0FB9" w14:textId="5D49DEE2" w:rsidR="00FB1701" w:rsidRPr="001F3834" w:rsidRDefault="00FB1701" w:rsidP="006667F9">
      <w:pPr>
        <w:pStyle w:val="Akapitzlist"/>
        <w:numPr>
          <w:ilvl w:val="0"/>
          <w:numId w:val="29"/>
        </w:numPr>
        <w:spacing w:before="0" w:after="0"/>
        <w:jc w:val="both"/>
        <w:rPr>
          <w:rFonts w:cs="Calibri"/>
          <w:bCs/>
          <w:sz w:val="20"/>
          <w:szCs w:val="20"/>
        </w:rPr>
      </w:pPr>
      <w:r w:rsidRPr="001F3834">
        <w:rPr>
          <w:rFonts w:cs="Calibri"/>
          <w:bCs/>
          <w:sz w:val="20"/>
          <w:szCs w:val="20"/>
        </w:rPr>
        <w:t xml:space="preserve">zatwierdzić dyspozycję </w:t>
      </w:r>
      <w:r w:rsidR="001062D4" w:rsidRPr="001F3834">
        <w:rPr>
          <w:rFonts w:cs="Calibri"/>
          <w:bCs/>
          <w:sz w:val="20"/>
          <w:szCs w:val="20"/>
        </w:rPr>
        <w:t xml:space="preserve">Najmu za pomocą odpowiedniej funkcjonalności </w:t>
      </w:r>
      <w:r w:rsidR="00106751" w:rsidRPr="001F3834">
        <w:rPr>
          <w:rFonts w:cs="Calibri"/>
          <w:bCs/>
          <w:sz w:val="20"/>
          <w:szCs w:val="20"/>
        </w:rPr>
        <w:t>Aplikacji</w:t>
      </w:r>
      <w:r w:rsidR="00BE0348" w:rsidRPr="001F3834">
        <w:rPr>
          <w:rFonts w:cs="Calibri"/>
          <w:bCs/>
          <w:sz w:val="20"/>
          <w:szCs w:val="20"/>
        </w:rPr>
        <w:t>;</w:t>
      </w:r>
    </w:p>
    <w:p w14:paraId="75F8776A" w14:textId="691B36AC" w:rsidR="00BE0348" w:rsidRPr="001F3834" w:rsidRDefault="00BE0348" w:rsidP="006667F9">
      <w:pPr>
        <w:pStyle w:val="Akapitzlist"/>
        <w:numPr>
          <w:ilvl w:val="0"/>
          <w:numId w:val="29"/>
        </w:numPr>
        <w:spacing w:before="0" w:after="0"/>
        <w:jc w:val="both"/>
        <w:rPr>
          <w:rFonts w:cs="Calibri"/>
          <w:bCs/>
          <w:sz w:val="20"/>
          <w:szCs w:val="20"/>
        </w:rPr>
      </w:pPr>
      <w:r w:rsidRPr="001F3834">
        <w:rPr>
          <w:rFonts w:cs="Calibri"/>
          <w:bCs/>
          <w:sz w:val="20"/>
          <w:szCs w:val="20"/>
        </w:rPr>
        <w:t xml:space="preserve">dokonać płatności Opłaty czynszowej. </w:t>
      </w:r>
    </w:p>
    <w:p w14:paraId="2838E1F9" w14:textId="02891B7F" w:rsidR="001062D4" w:rsidRPr="001F3834" w:rsidRDefault="001062D4" w:rsidP="006667F9">
      <w:pPr>
        <w:pStyle w:val="Akapitzlist"/>
        <w:numPr>
          <w:ilvl w:val="3"/>
          <w:numId w:val="6"/>
        </w:numPr>
        <w:spacing w:before="0" w:after="0"/>
        <w:ind w:left="426"/>
        <w:jc w:val="both"/>
        <w:rPr>
          <w:rFonts w:cs="Calibri"/>
          <w:bCs/>
          <w:sz w:val="20"/>
          <w:szCs w:val="20"/>
        </w:rPr>
      </w:pPr>
      <w:r w:rsidRPr="001F3834">
        <w:rPr>
          <w:rFonts w:cs="Calibri"/>
          <w:bCs/>
          <w:sz w:val="20"/>
          <w:szCs w:val="20"/>
        </w:rPr>
        <w:t xml:space="preserve">W przypadku, gdy skorzystanie ze Schowka w lokalizacji wybranej przez Użytkownika nie jest możliwe (np. na skutek zajęcia wszystkich Schowków przez innych Użytkowników w tym czasie), </w:t>
      </w:r>
      <w:r w:rsidR="009D1809" w:rsidRPr="001F3834">
        <w:rPr>
          <w:rFonts w:cs="Calibri"/>
          <w:bCs/>
          <w:sz w:val="20"/>
          <w:szCs w:val="20"/>
        </w:rPr>
        <w:t>Operator</w:t>
      </w:r>
      <w:r w:rsidRPr="001F3834">
        <w:rPr>
          <w:rFonts w:cs="Calibri"/>
          <w:bCs/>
          <w:sz w:val="20"/>
          <w:szCs w:val="20"/>
        </w:rPr>
        <w:t xml:space="preserve"> informuje o tym Użytkownika, zamieszczając odpowiedni komunikat w Aplikacji. Użytkownik może złożyć dyspozycję Najmu w odniesieniu do Schowka w innej lokalizacji lub zrezygnować z zawarcia Umowy Najmu. </w:t>
      </w:r>
    </w:p>
    <w:p w14:paraId="4A99388D" w14:textId="3947FFEE" w:rsidR="00697292" w:rsidRPr="001F3834" w:rsidRDefault="00827AAD" w:rsidP="006667F9">
      <w:pPr>
        <w:pStyle w:val="Akapitzlist"/>
        <w:numPr>
          <w:ilvl w:val="3"/>
          <w:numId w:val="6"/>
        </w:numPr>
        <w:spacing w:before="0" w:after="0"/>
        <w:ind w:left="426"/>
        <w:jc w:val="both"/>
        <w:rPr>
          <w:rFonts w:cs="Calibri"/>
          <w:bCs/>
          <w:sz w:val="20"/>
          <w:szCs w:val="20"/>
        </w:rPr>
      </w:pPr>
      <w:r w:rsidRPr="001F3834">
        <w:rPr>
          <w:rFonts w:cs="Calibri"/>
          <w:bCs/>
          <w:sz w:val="20"/>
          <w:szCs w:val="20"/>
        </w:rPr>
        <w:t xml:space="preserve">Z chwilą zatwierdzenia </w:t>
      </w:r>
      <w:r w:rsidR="00626AE4" w:rsidRPr="001F3834">
        <w:rPr>
          <w:rFonts w:cs="Calibri"/>
          <w:bCs/>
          <w:sz w:val="20"/>
          <w:szCs w:val="20"/>
        </w:rPr>
        <w:t>Dyspozycji Najmu</w:t>
      </w:r>
      <w:r w:rsidRPr="001F3834">
        <w:rPr>
          <w:rFonts w:cs="Calibri"/>
          <w:bCs/>
          <w:sz w:val="20"/>
          <w:szCs w:val="20"/>
        </w:rPr>
        <w:t xml:space="preserve"> pomiędzy Stronami </w:t>
      </w:r>
      <w:r w:rsidR="001062D4" w:rsidRPr="001F3834">
        <w:rPr>
          <w:rFonts w:cs="Calibri"/>
          <w:bCs/>
          <w:sz w:val="20"/>
          <w:szCs w:val="20"/>
        </w:rPr>
        <w:t>dochodzi do zawarcia Umowy Najmu, dotyczącej wybranego przez Użytkownika Schowka</w:t>
      </w:r>
      <w:r w:rsidR="004C4915" w:rsidRPr="001F3834">
        <w:rPr>
          <w:rFonts w:cs="Calibri"/>
          <w:bCs/>
          <w:sz w:val="20"/>
          <w:szCs w:val="20"/>
        </w:rPr>
        <w:t>.</w:t>
      </w:r>
      <w:r w:rsidR="00F72E07" w:rsidRPr="001F3834">
        <w:rPr>
          <w:rFonts w:cs="Calibri"/>
          <w:bCs/>
          <w:sz w:val="20"/>
          <w:szCs w:val="20"/>
        </w:rPr>
        <w:t xml:space="preserve"> </w:t>
      </w:r>
    </w:p>
    <w:p w14:paraId="2824B8E9" w14:textId="64572879" w:rsidR="00827AAD" w:rsidRPr="001F3834" w:rsidRDefault="00F72E07" w:rsidP="00697292">
      <w:pPr>
        <w:pStyle w:val="Akapitzlist"/>
        <w:numPr>
          <w:ilvl w:val="3"/>
          <w:numId w:val="6"/>
        </w:numPr>
        <w:spacing w:before="0" w:after="0"/>
        <w:ind w:left="426"/>
        <w:jc w:val="both"/>
        <w:rPr>
          <w:rFonts w:cs="Calibri"/>
          <w:bCs/>
          <w:sz w:val="20"/>
          <w:szCs w:val="20"/>
        </w:rPr>
      </w:pPr>
      <w:r w:rsidRPr="001F3834">
        <w:rPr>
          <w:rFonts w:cs="Calibri"/>
          <w:bCs/>
          <w:sz w:val="20"/>
          <w:szCs w:val="20"/>
        </w:rPr>
        <w:t xml:space="preserve">Każda Umowa Najmu dotyczy wyłącznie jednego Schowka, w związku z czym korzystanie przez Użytkownika z większej liczby Schowków prowadzi do zawarcia </w:t>
      </w:r>
      <w:r w:rsidR="00697292" w:rsidRPr="001F3834">
        <w:rPr>
          <w:rFonts w:cs="Calibri"/>
          <w:bCs/>
          <w:sz w:val="20"/>
          <w:szCs w:val="20"/>
        </w:rPr>
        <w:t xml:space="preserve">Umów Najmu w liczbie odpowiadającej liczbie Schowków. </w:t>
      </w:r>
    </w:p>
    <w:p w14:paraId="252460E3" w14:textId="77777777" w:rsidR="00991431" w:rsidRPr="001F3834" w:rsidRDefault="00991431" w:rsidP="00F30784">
      <w:pPr>
        <w:spacing w:line="276" w:lineRule="auto"/>
        <w:jc w:val="center"/>
        <w:rPr>
          <w:rFonts w:asciiTheme="majorHAnsi" w:hAnsiTheme="majorHAnsi" w:cs="Calibri"/>
          <w:b/>
          <w:sz w:val="20"/>
          <w:szCs w:val="20"/>
        </w:rPr>
      </w:pPr>
    </w:p>
    <w:p w14:paraId="3B118245" w14:textId="43FC1D24" w:rsidR="0070313E" w:rsidRPr="001F3834" w:rsidRDefault="0070313E"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lastRenderedPageBreak/>
        <w:t>§ 1</w:t>
      </w:r>
      <w:r w:rsidR="001062D4" w:rsidRPr="001F3834">
        <w:rPr>
          <w:rFonts w:asciiTheme="majorHAnsi" w:hAnsiTheme="majorHAnsi" w:cs="Calibri"/>
          <w:b/>
          <w:sz w:val="20"/>
          <w:szCs w:val="20"/>
        </w:rPr>
        <w:t>7</w:t>
      </w:r>
      <w:r w:rsidRPr="001F3834">
        <w:rPr>
          <w:rFonts w:asciiTheme="majorHAnsi" w:hAnsiTheme="majorHAnsi" w:cs="Calibri"/>
          <w:b/>
          <w:sz w:val="20"/>
          <w:szCs w:val="20"/>
        </w:rPr>
        <w:t xml:space="preserve">. </w:t>
      </w:r>
    </w:p>
    <w:p w14:paraId="7ABE240F" w14:textId="1393ED5E" w:rsidR="0070313E" w:rsidRPr="001F3834" w:rsidRDefault="00ED521C"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Rozpoczęcie i zakończenie korzystania ze Schowka</w:t>
      </w:r>
    </w:p>
    <w:p w14:paraId="1E8EF166" w14:textId="09EA0940" w:rsidR="00834CDB" w:rsidRPr="001F3834" w:rsidRDefault="00ED521C" w:rsidP="006667F9">
      <w:pPr>
        <w:pStyle w:val="Akapitzlist"/>
        <w:numPr>
          <w:ilvl w:val="6"/>
          <w:numId w:val="6"/>
        </w:numPr>
        <w:spacing w:before="0" w:after="0"/>
        <w:ind w:left="426"/>
        <w:jc w:val="both"/>
        <w:rPr>
          <w:rFonts w:cs="Calibri"/>
          <w:bCs/>
          <w:sz w:val="20"/>
          <w:szCs w:val="20"/>
        </w:rPr>
      </w:pPr>
      <w:r w:rsidRPr="001F3834">
        <w:rPr>
          <w:rFonts w:cs="Calibri"/>
          <w:bCs/>
          <w:sz w:val="20"/>
          <w:szCs w:val="20"/>
        </w:rPr>
        <w:t xml:space="preserve">Po złożeniu </w:t>
      </w:r>
      <w:r w:rsidR="00626AE4" w:rsidRPr="001F3834">
        <w:rPr>
          <w:rFonts w:cs="Calibri"/>
          <w:bCs/>
          <w:sz w:val="20"/>
          <w:szCs w:val="20"/>
        </w:rPr>
        <w:t>Dyspozycji Najmu</w:t>
      </w:r>
      <w:r w:rsidRPr="001F3834">
        <w:rPr>
          <w:rFonts w:cs="Calibri"/>
          <w:bCs/>
          <w:sz w:val="20"/>
          <w:szCs w:val="20"/>
        </w:rPr>
        <w:t xml:space="preserve"> dotyczącej Schowka w określonej lokalizacji korzystanie ze Schowka</w:t>
      </w:r>
      <w:r w:rsidR="00834CDB" w:rsidRPr="001F3834">
        <w:rPr>
          <w:rFonts w:cs="Calibri"/>
          <w:bCs/>
          <w:sz w:val="20"/>
          <w:szCs w:val="20"/>
        </w:rPr>
        <w:t xml:space="preserve"> jest możliw</w:t>
      </w:r>
      <w:r w:rsidRPr="001F3834">
        <w:rPr>
          <w:rFonts w:cs="Calibri"/>
          <w:bCs/>
          <w:sz w:val="20"/>
          <w:szCs w:val="20"/>
        </w:rPr>
        <w:t>e</w:t>
      </w:r>
      <w:r w:rsidR="00834CDB" w:rsidRPr="001F3834">
        <w:rPr>
          <w:rFonts w:cs="Calibri"/>
          <w:bCs/>
          <w:sz w:val="20"/>
          <w:szCs w:val="20"/>
        </w:rPr>
        <w:t xml:space="preserve"> wyłącznie </w:t>
      </w:r>
      <w:r w:rsidRPr="001F3834">
        <w:rPr>
          <w:rFonts w:cs="Calibri"/>
          <w:bCs/>
          <w:sz w:val="20"/>
          <w:szCs w:val="20"/>
        </w:rPr>
        <w:t>w wybranej lokalizacji</w:t>
      </w:r>
      <w:r w:rsidR="00834CDB" w:rsidRPr="001F3834">
        <w:rPr>
          <w:rFonts w:cs="Calibri"/>
          <w:bCs/>
          <w:sz w:val="20"/>
          <w:szCs w:val="20"/>
        </w:rPr>
        <w:t>.</w:t>
      </w:r>
      <w:r w:rsidRPr="001F3834">
        <w:rPr>
          <w:rFonts w:cs="Calibri"/>
          <w:bCs/>
          <w:sz w:val="20"/>
          <w:szCs w:val="20"/>
        </w:rPr>
        <w:t xml:space="preserve"> Zmiana lokalizacji Schowka jest możliwa po złożeniu nowej </w:t>
      </w:r>
      <w:r w:rsidR="00626AE4" w:rsidRPr="001F3834">
        <w:rPr>
          <w:rFonts w:cs="Calibri"/>
          <w:bCs/>
          <w:sz w:val="20"/>
          <w:szCs w:val="20"/>
        </w:rPr>
        <w:t>Dyspozycji Najmu</w:t>
      </w:r>
      <w:r w:rsidR="00C0454F" w:rsidRPr="001F3834">
        <w:rPr>
          <w:rFonts w:cs="Calibri"/>
          <w:bCs/>
          <w:sz w:val="20"/>
          <w:szCs w:val="20"/>
        </w:rPr>
        <w:t xml:space="preserve"> oraz dokonania nowej Opłaty Czynszowej. </w:t>
      </w:r>
    </w:p>
    <w:p w14:paraId="08A6EE65" w14:textId="6B8848C3" w:rsidR="00593391" w:rsidRPr="001F3834" w:rsidRDefault="00000EB4" w:rsidP="006667F9">
      <w:pPr>
        <w:pStyle w:val="Akapitzlist"/>
        <w:numPr>
          <w:ilvl w:val="6"/>
          <w:numId w:val="6"/>
        </w:numPr>
        <w:spacing w:before="0" w:after="0"/>
        <w:ind w:left="426"/>
        <w:jc w:val="both"/>
        <w:rPr>
          <w:rFonts w:cs="Calibri"/>
          <w:bCs/>
          <w:sz w:val="20"/>
          <w:szCs w:val="20"/>
        </w:rPr>
      </w:pPr>
      <w:r w:rsidRPr="001F3834">
        <w:rPr>
          <w:rFonts w:cs="Calibri"/>
          <w:bCs/>
          <w:sz w:val="20"/>
          <w:szCs w:val="20"/>
        </w:rPr>
        <w:t xml:space="preserve">W celu </w:t>
      </w:r>
      <w:r w:rsidR="00ED521C" w:rsidRPr="001F3834">
        <w:rPr>
          <w:rFonts w:cs="Calibri"/>
          <w:bCs/>
          <w:sz w:val="20"/>
          <w:szCs w:val="20"/>
        </w:rPr>
        <w:t xml:space="preserve">rozpoczęcia korzystania ze Schowka Użytkownik powinien udać się miejsca, gdzie znajduje się Schowek — zgodnie z informacjami zamieszczonymi w </w:t>
      </w:r>
      <w:r w:rsidR="00D70098" w:rsidRPr="001F3834">
        <w:rPr>
          <w:rFonts w:cs="Calibri"/>
          <w:bCs/>
          <w:sz w:val="20"/>
          <w:szCs w:val="20"/>
        </w:rPr>
        <w:t>Aplikacji</w:t>
      </w:r>
      <w:r w:rsidR="00ED55A7" w:rsidRPr="001F3834">
        <w:rPr>
          <w:rFonts w:cs="Calibri"/>
          <w:bCs/>
          <w:sz w:val="20"/>
          <w:szCs w:val="20"/>
        </w:rPr>
        <w:t xml:space="preserve">. </w:t>
      </w:r>
    </w:p>
    <w:p w14:paraId="17E3612D" w14:textId="6395EF73" w:rsidR="00AA0D39" w:rsidRPr="001F3834" w:rsidRDefault="00ED521C" w:rsidP="006667F9">
      <w:pPr>
        <w:pStyle w:val="Akapitzlist"/>
        <w:numPr>
          <w:ilvl w:val="6"/>
          <w:numId w:val="6"/>
        </w:numPr>
        <w:spacing w:before="0" w:after="0"/>
        <w:ind w:left="426"/>
        <w:jc w:val="both"/>
        <w:rPr>
          <w:rFonts w:cs="Calibri"/>
          <w:bCs/>
          <w:sz w:val="20"/>
          <w:szCs w:val="20"/>
        </w:rPr>
      </w:pPr>
      <w:r w:rsidRPr="001F3834">
        <w:rPr>
          <w:rFonts w:cs="Calibri"/>
          <w:bCs/>
          <w:sz w:val="20"/>
          <w:szCs w:val="20"/>
        </w:rPr>
        <w:t xml:space="preserve">Kontenery, w których znajdują się Schowki, znajdują się na ogrodzonym terenie, w związku z czym Użytkownik jest zobowiązany skorzystać z odpowiedniej funkcjonalności </w:t>
      </w:r>
      <w:r w:rsidR="00AB25CB" w:rsidRPr="001F3834">
        <w:rPr>
          <w:rFonts w:cs="Calibri"/>
          <w:bCs/>
          <w:sz w:val="20"/>
          <w:szCs w:val="20"/>
        </w:rPr>
        <w:t>Aplikacji</w:t>
      </w:r>
      <w:r w:rsidRPr="001F3834">
        <w:rPr>
          <w:rFonts w:cs="Calibri"/>
          <w:bCs/>
          <w:sz w:val="20"/>
          <w:szCs w:val="20"/>
        </w:rPr>
        <w:t xml:space="preserve">, która umożliwi mu wstęp na ogrodzony teren. </w:t>
      </w:r>
    </w:p>
    <w:p w14:paraId="0E7819D1" w14:textId="00FFC181" w:rsidR="00ED521C" w:rsidRPr="001F3834" w:rsidRDefault="00ED521C" w:rsidP="006667F9">
      <w:pPr>
        <w:pStyle w:val="Akapitzlist"/>
        <w:numPr>
          <w:ilvl w:val="6"/>
          <w:numId w:val="6"/>
        </w:numPr>
        <w:spacing w:before="0" w:after="0"/>
        <w:ind w:left="426"/>
        <w:jc w:val="both"/>
        <w:rPr>
          <w:rFonts w:cs="Calibri"/>
          <w:bCs/>
          <w:sz w:val="20"/>
          <w:szCs w:val="20"/>
        </w:rPr>
      </w:pPr>
      <w:r w:rsidRPr="001F3834">
        <w:rPr>
          <w:rFonts w:cs="Calibri"/>
          <w:bCs/>
          <w:sz w:val="20"/>
          <w:szCs w:val="20"/>
        </w:rPr>
        <w:t>Przy rozpoczęciu korzystania ze Schowka oraz wkładaniu do niego ruchomości Użytkownik jest zobowiązany:</w:t>
      </w:r>
    </w:p>
    <w:p w14:paraId="6EAF1946" w14:textId="1AE840C2" w:rsidR="00ED521C" w:rsidRPr="001F3834" w:rsidRDefault="00ED521C" w:rsidP="006667F9">
      <w:pPr>
        <w:pStyle w:val="Akapitzlist"/>
        <w:numPr>
          <w:ilvl w:val="0"/>
          <w:numId w:val="51"/>
        </w:numPr>
        <w:spacing w:before="0" w:after="0"/>
        <w:jc w:val="both"/>
        <w:rPr>
          <w:rFonts w:cs="Calibri"/>
          <w:bCs/>
          <w:sz w:val="20"/>
          <w:szCs w:val="20"/>
        </w:rPr>
      </w:pPr>
      <w:r w:rsidRPr="001F3834">
        <w:rPr>
          <w:rFonts w:cs="Calibri"/>
          <w:bCs/>
          <w:sz w:val="20"/>
          <w:szCs w:val="20"/>
        </w:rPr>
        <w:t>sprawdzić stan techniczny Schowka (pod kątem tego, czy Schowek nie jest uszkodzony);</w:t>
      </w:r>
    </w:p>
    <w:p w14:paraId="052D21E8" w14:textId="42443F33" w:rsidR="00ED521C" w:rsidRPr="001F3834" w:rsidRDefault="00ED521C" w:rsidP="006667F9">
      <w:pPr>
        <w:pStyle w:val="Akapitzlist"/>
        <w:numPr>
          <w:ilvl w:val="0"/>
          <w:numId w:val="51"/>
        </w:numPr>
        <w:spacing w:before="0" w:after="0"/>
        <w:jc w:val="both"/>
        <w:rPr>
          <w:rFonts w:cs="Calibri"/>
          <w:bCs/>
          <w:sz w:val="20"/>
          <w:szCs w:val="20"/>
        </w:rPr>
      </w:pPr>
      <w:r w:rsidRPr="001F3834">
        <w:rPr>
          <w:rFonts w:cs="Calibri"/>
          <w:bCs/>
          <w:sz w:val="20"/>
          <w:szCs w:val="20"/>
        </w:rPr>
        <w:t>sprawdzić zabezpieczenie Schowka (pod kątem tego, czy Schowek zamyka się prawidłowo)</w:t>
      </w:r>
      <w:r w:rsidR="0054663C" w:rsidRPr="001F3834">
        <w:rPr>
          <w:rFonts w:cs="Calibri"/>
          <w:bCs/>
          <w:sz w:val="20"/>
          <w:szCs w:val="20"/>
        </w:rPr>
        <w:t>;</w:t>
      </w:r>
    </w:p>
    <w:p w14:paraId="4F3952D4" w14:textId="274FBCF1" w:rsidR="0054663C" w:rsidRPr="001F3834" w:rsidRDefault="0054663C" w:rsidP="006667F9">
      <w:pPr>
        <w:pStyle w:val="Akapitzlist"/>
        <w:numPr>
          <w:ilvl w:val="0"/>
          <w:numId w:val="51"/>
        </w:numPr>
        <w:spacing w:before="0" w:after="0"/>
        <w:jc w:val="both"/>
        <w:rPr>
          <w:rFonts w:cs="Calibri"/>
          <w:bCs/>
          <w:sz w:val="20"/>
          <w:szCs w:val="20"/>
        </w:rPr>
      </w:pPr>
      <w:r w:rsidRPr="001F3834">
        <w:rPr>
          <w:rFonts w:cs="Calibri"/>
          <w:bCs/>
          <w:sz w:val="20"/>
          <w:szCs w:val="20"/>
        </w:rPr>
        <w:t xml:space="preserve">sprawdzić zabezpieczenie </w:t>
      </w:r>
      <w:r w:rsidR="001F0800" w:rsidRPr="001F3834">
        <w:rPr>
          <w:rFonts w:cs="Calibri"/>
          <w:bCs/>
          <w:sz w:val="20"/>
          <w:szCs w:val="20"/>
        </w:rPr>
        <w:t>ruchomości wkładanych do Schowka przed uszkodzeniem lub zniszczeniem</w:t>
      </w:r>
      <w:r w:rsidR="00585F3D" w:rsidRPr="001F3834">
        <w:rPr>
          <w:rFonts w:cs="Calibri"/>
          <w:bCs/>
          <w:sz w:val="20"/>
          <w:szCs w:val="20"/>
        </w:rPr>
        <w:t xml:space="preserve"> (pod kątem tego, czy rzeczy Użytkownika są odpowiednio zamknięte, szczelne etc.).</w:t>
      </w:r>
    </w:p>
    <w:p w14:paraId="40289341" w14:textId="0A27DE4C" w:rsidR="00FA520D" w:rsidRPr="001F3834" w:rsidRDefault="00FA520D" w:rsidP="006667F9">
      <w:pPr>
        <w:pStyle w:val="Akapitzlist"/>
        <w:numPr>
          <w:ilvl w:val="6"/>
          <w:numId w:val="6"/>
        </w:numPr>
        <w:spacing w:before="0" w:after="0"/>
        <w:ind w:left="426"/>
        <w:jc w:val="both"/>
        <w:rPr>
          <w:rFonts w:cs="Calibri"/>
          <w:bCs/>
          <w:sz w:val="20"/>
          <w:szCs w:val="20"/>
        </w:rPr>
      </w:pPr>
      <w:r w:rsidRPr="001F3834">
        <w:rPr>
          <w:rFonts w:cs="Calibri"/>
          <w:bCs/>
          <w:sz w:val="20"/>
          <w:szCs w:val="20"/>
        </w:rPr>
        <w:t xml:space="preserve">Jeżeli </w:t>
      </w:r>
      <w:r w:rsidR="00ED521C" w:rsidRPr="001F3834">
        <w:rPr>
          <w:rFonts w:cs="Calibri"/>
          <w:bCs/>
          <w:sz w:val="20"/>
          <w:szCs w:val="20"/>
        </w:rPr>
        <w:t xml:space="preserve">Użytkownik pomimo złożenia prawidłowej </w:t>
      </w:r>
      <w:r w:rsidR="00626AE4" w:rsidRPr="001F3834">
        <w:rPr>
          <w:rFonts w:cs="Calibri"/>
          <w:bCs/>
          <w:sz w:val="20"/>
          <w:szCs w:val="20"/>
        </w:rPr>
        <w:t>Dyspozycji Najmu</w:t>
      </w:r>
      <w:r w:rsidR="00ED521C" w:rsidRPr="001F3834">
        <w:rPr>
          <w:rFonts w:cs="Calibri"/>
          <w:bCs/>
          <w:sz w:val="20"/>
          <w:szCs w:val="20"/>
        </w:rPr>
        <w:t xml:space="preserve"> Użytkownik nie </w:t>
      </w:r>
      <w:r w:rsidR="00DA5F7E" w:rsidRPr="001F3834">
        <w:rPr>
          <w:rFonts w:cs="Calibri"/>
          <w:bCs/>
          <w:sz w:val="20"/>
          <w:szCs w:val="20"/>
        </w:rPr>
        <w:t xml:space="preserve"> </w:t>
      </w:r>
      <w:r w:rsidR="00ED521C" w:rsidRPr="001F3834">
        <w:rPr>
          <w:rFonts w:cs="Calibri"/>
          <w:bCs/>
          <w:sz w:val="20"/>
          <w:szCs w:val="20"/>
        </w:rPr>
        <w:t>otrzymał dostępu do Schowka lub po sprawdzeniu Schowka zgodnie z ust. 4 okazało się, że Schowek jest wadliwy,</w:t>
      </w:r>
      <w:r w:rsidR="00DA5F7E" w:rsidRPr="001F3834">
        <w:rPr>
          <w:rFonts w:cs="Calibri"/>
          <w:bCs/>
          <w:sz w:val="20"/>
          <w:szCs w:val="20"/>
        </w:rPr>
        <w:t xml:space="preserve"> Użytkownik jest zobowiązany </w:t>
      </w:r>
      <w:r w:rsidR="000C706C" w:rsidRPr="001F3834">
        <w:rPr>
          <w:rFonts w:cs="Calibri"/>
          <w:bCs/>
          <w:sz w:val="20"/>
          <w:szCs w:val="20"/>
        </w:rPr>
        <w:t xml:space="preserve">złożyć reklamację do </w:t>
      </w:r>
      <w:r w:rsidR="009D1809" w:rsidRPr="001F3834">
        <w:rPr>
          <w:rFonts w:cs="Calibri"/>
          <w:bCs/>
          <w:sz w:val="20"/>
          <w:szCs w:val="20"/>
        </w:rPr>
        <w:t>Operatora</w:t>
      </w:r>
      <w:r w:rsidR="004948F6" w:rsidRPr="001F3834">
        <w:rPr>
          <w:rFonts w:cs="Calibri"/>
          <w:bCs/>
          <w:sz w:val="20"/>
          <w:szCs w:val="20"/>
        </w:rPr>
        <w:t xml:space="preserve"> </w:t>
      </w:r>
      <w:r w:rsidR="00ED521C" w:rsidRPr="001F3834">
        <w:rPr>
          <w:rFonts w:cs="Calibri"/>
          <w:bCs/>
          <w:sz w:val="20"/>
          <w:szCs w:val="20"/>
        </w:rPr>
        <w:t xml:space="preserve">w sposób przewidziany w </w:t>
      </w:r>
      <w:r w:rsidR="004948F6" w:rsidRPr="001F3834">
        <w:rPr>
          <w:rFonts w:cs="Calibri"/>
          <w:bCs/>
          <w:sz w:val="20"/>
          <w:szCs w:val="20"/>
        </w:rPr>
        <w:t xml:space="preserve">§ </w:t>
      </w:r>
      <w:r w:rsidR="00E9006B" w:rsidRPr="001F3834">
        <w:rPr>
          <w:rFonts w:cs="Calibri"/>
          <w:bCs/>
          <w:sz w:val="20"/>
          <w:szCs w:val="20"/>
        </w:rPr>
        <w:t>3</w:t>
      </w:r>
      <w:r w:rsidR="00896026" w:rsidRPr="001F3834">
        <w:rPr>
          <w:rFonts w:cs="Calibri"/>
          <w:bCs/>
          <w:sz w:val="20"/>
          <w:szCs w:val="20"/>
        </w:rPr>
        <w:t>4</w:t>
      </w:r>
      <w:r w:rsidR="004948F6" w:rsidRPr="001F3834">
        <w:rPr>
          <w:rFonts w:cs="Calibri"/>
          <w:bCs/>
          <w:sz w:val="20"/>
          <w:szCs w:val="20"/>
        </w:rPr>
        <w:t>.</w:t>
      </w:r>
    </w:p>
    <w:p w14:paraId="341D6AB1" w14:textId="09751E85" w:rsidR="007B5F51" w:rsidRPr="001F3834" w:rsidRDefault="00844EE3" w:rsidP="006667F9">
      <w:pPr>
        <w:pStyle w:val="Akapitzlist"/>
        <w:numPr>
          <w:ilvl w:val="6"/>
          <w:numId w:val="6"/>
        </w:numPr>
        <w:spacing w:before="0" w:after="0"/>
        <w:ind w:left="426"/>
        <w:jc w:val="both"/>
        <w:rPr>
          <w:rFonts w:cs="Calibri"/>
          <w:bCs/>
          <w:sz w:val="20"/>
          <w:szCs w:val="20"/>
        </w:rPr>
      </w:pPr>
      <w:r w:rsidRPr="001F3834">
        <w:rPr>
          <w:rFonts w:cs="Calibri"/>
          <w:bCs/>
          <w:sz w:val="20"/>
          <w:szCs w:val="20"/>
        </w:rPr>
        <w:t xml:space="preserve">Jeżeli reklamacja zgłoszona zgodnie z ust. 5 okaże się zasadna, </w:t>
      </w:r>
      <w:r w:rsidR="009D1809" w:rsidRPr="001F3834">
        <w:rPr>
          <w:rFonts w:cs="Calibri"/>
          <w:bCs/>
          <w:sz w:val="20"/>
          <w:szCs w:val="20"/>
        </w:rPr>
        <w:t>Operator</w:t>
      </w:r>
      <w:r w:rsidR="006E0F05" w:rsidRPr="001F3834">
        <w:rPr>
          <w:rFonts w:cs="Calibri"/>
          <w:bCs/>
          <w:sz w:val="20"/>
          <w:szCs w:val="20"/>
        </w:rPr>
        <w:t>, po rozpatrzeniu reklamacji, zwraca środki</w:t>
      </w:r>
      <w:r w:rsidR="006C3560" w:rsidRPr="001F3834">
        <w:rPr>
          <w:rFonts w:cs="Calibri"/>
          <w:bCs/>
          <w:sz w:val="20"/>
          <w:szCs w:val="20"/>
        </w:rPr>
        <w:t xml:space="preserve">, które zostały uiszczone na poczet </w:t>
      </w:r>
      <w:r w:rsidRPr="001F3834">
        <w:rPr>
          <w:rFonts w:cs="Calibri"/>
          <w:bCs/>
          <w:sz w:val="20"/>
          <w:szCs w:val="20"/>
        </w:rPr>
        <w:t>Najmu w odniesieniu do tego Schowka</w:t>
      </w:r>
      <w:r w:rsidR="006C3560" w:rsidRPr="001F3834">
        <w:rPr>
          <w:rFonts w:cs="Calibri"/>
          <w:bCs/>
          <w:sz w:val="20"/>
          <w:szCs w:val="20"/>
        </w:rPr>
        <w:t>.</w:t>
      </w:r>
      <w:r w:rsidR="007B5F51" w:rsidRPr="001F3834">
        <w:rPr>
          <w:rFonts w:cs="Calibri"/>
          <w:bCs/>
          <w:sz w:val="20"/>
          <w:szCs w:val="20"/>
        </w:rPr>
        <w:t xml:space="preserve"> </w:t>
      </w:r>
    </w:p>
    <w:p w14:paraId="386D3873" w14:textId="315660DD" w:rsidR="0054663C" w:rsidRPr="001F3834" w:rsidRDefault="00844EE3" w:rsidP="006667F9">
      <w:pPr>
        <w:pStyle w:val="Akapitzlist"/>
        <w:numPr>
          <w:ilvl w:val="6"/>
          <w:numId w:val="6"/>
        </w:numPr>
        <w:spacing w:before="0" w:after="0"/>
        <w:ind w:left="426"/>
        <w:jc w:val="both"/>
        <w:rPr>
          <w:rFonts w:cs="Calibri"/>
          <w:bCs/>
          <w:sz w:val="20"/>
          <w:szCs w:val="20"/>
        </w:rPr>
      </w:pPr>
      <w:r w:rsidRPr="001F3834">
        <w:rPr>
          <w:rFonts w:cs="Calibri"/>
          <w:bCs/>
          <w:sz w:val="20"/>
          <w:szCs w:val="20"/>
        </w:rPr>
        <w:t xml:space="preserve">Jeżeli reklamacja zgłoszona zgodnie z ust. 5 okaże się bezzasadna (np. na skutek stwierdzenia, że brak dostępu do Schowka nastąpił na skutek braku </w:t>
      </w:r>
      <w:r w:rsidR="00BA67F4" w:rsidRPr="001F3834">
        <w:rPr>
          <w:rFonts w:cs="Calibri"/>
          <w:bCs/>
          <w:sz w:val="20"/>
          <w:szCs w:val="20"/>
        </w:rPr>
        <w:t>O</w:t>
      </w:r>
      <w:r w:rsidRPr="001F3834">
        <w:rPr>
          <w:rFonts w:cs="Calibri"/>
          <w:bCs/>
          <w:sz w:val="20"/>
          <w:szCs w:val="20"/>
        </w:rPr>
        <w:t xml:space="preserve">płaty </w:t>
      </w:r>
      <w:r w:rsidR="00BA67F4" w:rsidRPr="001F3834">
        <w:rPr>
          <w:rFonts w:cs="Calibri"/>
          <w:bCs/>
          <w:sz w:val="20"/>
          <w:szCs w:val="20"/>
        </w:rPr>
        <w:t>C</w:t>
      </w:r>
      <w:r w:rsidRPr="001F3834">
        <w:rPr>
          <w:rFonts w:cs="Calibri"/>
          <w:bCs/>
          <w:sz w:val="20"/>
          <w:szCs w:val="20"/>
        </w:rPr>
        <w:t xml:space="preserve">zynszowej), </w:t>
      </w:r>
      <w:r w:rsidR="009D1809" w:rsidRPr="001F3834">
        <w:rPr>
          <w:rFonts w:cs="Calibri"/>
          <w:bCs/>
          <w:sz w:val="20"/>
          <w:szCs w:val="20"/>
        </w:rPr>
        <w:t>Operator</w:t>
      </w:r>
      <w:r w:rsidRPr="001F3834">
        <w:rPr>
          <w:rFonts w:cs="Calibri"/>
          <w:bCs/>
          <w:sz w:val="20"/>
          <w:szCs w:val="20"/>
        </w:rPr>
        <w:t xml:space="preserve"> nie jest zobowiązany ani do zapewnienia innego Schowka, ani do anulowania </w:t>
      </w:r>
      <w:r w:rsidR="00BA67F4" w:rsidRPr="001F3834">
        <w:rPr>
          <w:rFonts w:cs="Calibri"/>
          <w:bCs/>
          <w:sz w:val="20"/>
          <w:szCs w:val="20"/>
        </w:rPr>
        <w:t>O</w:t>
      </w:r>
      <w:r w:rsidRPr="001F3834">
        <w:rPr>
          <w:rFonts w:cs="Calibri"/>
          <w:bCs/>
          <w:sz w:val="20"/>
          <w:szCs w:val="20"/>
        </w:rPr>
        <w:t xml:space="preserve">płaty </w:t>
      </w:r>
      <w:r w:rsidR="00BA67F4" w:rsidRPr="001F3834">
        <w:rPr>
          <w:rFonts w:cs="Calibri"/>
          <w:bCs/>
          <w:sz w:val="20"/>
          <w:szCs w:val="20"/>
        </w:rPr>
        <w:t>C</w:t>
      </w:r>
      <w:r w:rsidRPr="001F3834">
        <w:rPr>
          <w:rFonts w:cs="Calibri"/>
          <w:bCs/>
          <w:sz w:val="20"/>
          <w:szCs w:val="20"/>
        </w:rPr>
        <w:t xml:space="preserve">zynszowej. </w:t>
      </w:r>
    </w:p>
    <w:p w14:paraId="5FB0451C" w14:textId="7E18565D" w:rsidR="00051E0F" w:rsidRPr="001F3834" w:rsidRDefault="00844EE3" w:rsidP="006667F9">
      <w:pPr>
        <w:pStyle w:val="Akapitzlist"/>
        <w:numPr>
          <w:ilvl w:val="6"/>
          <w:numId w:val="6"/>
        </w:numPr>
        <w:spacing w:before="0" w:after="0"/>
        <w:ind w:left="426"/>
        <w:jc w:val="both"/>
        <w:rPr>
          <w:rFonts w:cs="Calibri"/>
          <w:bCs/>
          <w:sz w:val="20"/>
          <w:szCs w:val="20"/>
        </w:rPr>
      </w:pPr>
      <w:r w:rsidRPr="001F3834">
        <w:rPr>
          <w:rFonts w:cs="Calibri"/>
          <w:bCs/>
          <w:sz w:val="20"/>
          <w:szCs w:val="20"/>
        </w:rPr>
        <w:t xml:space="preserve">W celu zakończenia korzystania ze Schowka Użytkownik powinien zabrać swoje ruchomości ze Schowka przed upływem czasu Najmu, a następnie za pomocą odpowiedniej funkcjonalności w </w:t>
      </w:r>
      <w:r w:rsidR="00D70098" w:rsidRPr="001F3834">
        <w:rPr>
          <w:rFonts w:cs="Calibri"/>
          <w:bCs/>
          <w:sz w:val="20"/>
          <w:szCs w:val="20"/>
        </w:rPr>
        <w:t>Aplikacji</w:t>
      </w:r>
      <w:r w:rsidRPr="001F3834">
        <w:rPr>
          <w:rFonts w:cs="Calibri"/>
          <w:bCs/>
          <w:sz w:val="20"/>
          <w:szCs w:val="20"/>
        </w:rPr>
        <w:t xml:space="preserve"> zatwierdzić zakończenie Najmu. </w:t>
      </w:r>
    </w:p>
    <w:p w14:paraId="3B32A456" w14:textId="77777777" w:rsidR="00D06B80" w:rsidRPr="001F3834" w:rsidRDefault="00D06B80" w:rsidP="00F30784">
      <w:pPr>
        <w:spacing w:line="276" w:lineRule="auto"/>
        <w:jc w:val="center"/>
        <w:rPr>
          <w:rFonts w:asciiTheme="majorHAnsi" w:hAnsiTheme="majorHAnsi" w:cs="Calibri"/>
          <w:b/>
          <w:sz w:val="20"/>
          <w:szCs w:val="20"/>
        </w:rPr>
      </w:pPr>
    </w:p>
    <w:p w14:paraId="6E5CAF14" w14:textId="376242ED" w:rsidR="00CB7E17" w:rsidRPr="001F3834" w:rsidRDefault="00CB7E17"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1</w:t>
      </w:r>
      <w:r w:rsidR="00844EE3" w:rsidRPr="001F3834">
        <w:rPr>
          <w:rFonts w:asciiTheme="majorHAnsi" w:hAnsiTheme="majorHAnsi" w:cs="Calibri"/>
          <w:b/>
          <w:sz w:val="20"/>
          <w:szCs w:val="20"/>
        </w:rPr>
        <w:t>8</w:t>
      </w:r>
      <w:r w:rsidRPr="001F3834">
        <w:rPr>
          <w:rFonts w:asciiTheme="majorHAnsi" w:hAnsiTheme="majorHAnsi" w:cs="Calibri"/>
          <w:b/>
          <w:sz w:val="20"/>
          <w:szCs w:val="20"/>
        </w:rPr>
        <w:t xml:space="preserve">. </w:t>
      </w:r>
    </w:p>
    <w:p w14:paraId="49DADF87" w14:textId="7F09C4E8" w:rsidR="00CB7E17" w:rsidRPr="001F3834" w:rsidRDefault="00CB7E17"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Sposób korzystania z</w:t>
      </w:r>
      <w:r w:rsidR="00844EE3" w:rsidRPr="001F3834">
        <w:rPr>
          <w:rFonts w:asciiTheme="majorHAnsi" w:hAnsiTheme="majorHAnsi" w:cs="Calibri"/>
          <w:b/>
          <w:sz w:val="20"/>
          <w:szCs w:val="20"/>
        </w:rPr>
        <w:t>e Schowków</w:t>
      </w:r>
      <w:r w:rsidR="00045606" w:rsidRPr="001F3834">
        <w:rPr>
          <w:rFonts w:asciiTheme="majorHAnsi" w:hAnsiTheme="majorHAnsi" w:cs="Calibri"/>
          <w:b/>
          <w:sz w:val="20"/>
          <w:szCs w:val="20"/>
        </w:rPr>
        <w:t xml:space="preserve"> przez Użytkownika</w:t>
      </w:r>
    </w:p>
    <w:p w14:paraId="5AA2F562" w14:textId="13A5C1B6" w:rsidR="00DF3A28" w:rsidRPr="001F3834" w:rsidRDefault="003F0148" w:rsidP="006667F9">
      <w:pPr>
        <w:pStyle w:val="Akapitzlist"/>
        <w:numPr>
          <w:ilvl w:val="1"/>
          <w:numId w:val="8"/>
        </w:numPr>
        <w:spacing w:before="0" w:after="0"/>
        <w:ind w:left="426"/>
        <w:jc w:val="both"/>
        <w:rPr>
          <w:rFonts w:cs="Calibri"/>
          <w:bCs/>
          <w:sz w:val="20"/>
          <w:szCs w:val="20"/>
        </w:rPr>
      </w:pPr>
      <w:r w:rsidRPr="001F3834">
        <w:rPr>
          <w:rFonts w:cs="Calibri"/>
          <w:bCs/>
          <w:sz w:val="20"/>
          <w:szCs w:val="20"/>
        </w:rPr>
        <w:t>Użytkownik jest zobowiązany korzystać z</w:t>
      </w:r>
      <w:r w:rsidR="00B73726" w:rsidRPr="001F3834">
        <w:rPr>
          <w:rFonts w:cs="Calibri"/>
          <w:bCs/>
          <w:sz w:val="20"/>
          <w:szCs w:val="20"/>
        </w:rPr>
        <w:t>e</w:t>
      </w:r>
      <w:r w:rsidRPr="001F3834">
        <w:rPr>
          <w:rFonts w:cs="Calibri"/>
          <w:bCs/>
          <w:sz w:val="20"/>
          <w:szCs w:val="20"/>
        </w:rPr>
        <w:t xml:space="preserve"> </w:t>
      </w:r>
      <w:r w:rsidR="00B73726" w:rsidRPr="001F3834">
        <w:rPr>
          <w:rFonts w:cs="Calibri"/>
          <w:bCs/>
          <w:sz w:val="20"/>
          <w:szCs w:val="20"/>
        </w:rPr>
        <w:t>Schowka</w:t>
      </w:r>
      <w:r w:rsidRPr="001F3834">
        <w:rPr>
          <w:rFonts w:cs="Calibri"/>
          <w:bCs/>
          <w:sz w:val="20"/>
          <w:szCs w:val="20"/>
        </w:rPr>
        <w:t xml:space="preserve"> zgodnie z jego charakterem i przeznaczeniem, tj. przede wszystkim na potrzeby </w:t>
      </w:r>
      <w:r w:rsidR="00715806" w:rsidRPr="001F3834">
        <w:rPr>
          <w:rFonts w:cs="Calibri"/>
          <w:bCs/>
          <w:sz w:val="20"/>
          <w:szCs w:val="20"/>
        </w:rPr>
        <w:t xml:space="preserve">zgodnego z prawem </w:t>
      </w:r>
      <w:r w:rsidR="00B73726" w:rsidRPr="001F3834">
        <w:rPr>
          <w:rFonts w:cs="Calibri"/>
          <w:bCs/>
          <w:sz w:val="20"/>
          <w:szCs w:val="20"/>
        </w:rPr>
        <w:t xml:space="preserve">przechowywania swoich ruchomości przez </w:t>
      </w:r>
      <w:r w:rsidR="00F45744" w:rsidRPr="001F3834">
        <w:rPr>
          <w:rFonts w:cs="Calibri"/>
          <w:bCs/>
          <w:sz w:val="20"/>
          <w:szCs w:val="20"/>
        </w:rPr>
        <w:t>C</w:t>
      </w:r>
      <w:r w:rsidR="00B73726" w:rsidRPr="001F3834">
        <w:rPr>
          <w:rFonts w:cs="Calibri"/>
          <w:bCs/>
          <w:sz w:val="20"/>
          <w:szCs w:val="20"/>
        </w:rPr>
        <w:t>zas Najmu</w:t>
      </w:r>
      <w:r w:rsidRPr="001F3834">
        <w:rPr>
          <w:rFonts w:cs="Calibri"/>
          <w:bCs/>
          <w:sz w:val="20"/>
          <w:szCs w:val="20"/>
        </w:rPr>
        <w:t>.</w:t>
      </w:r>
    </w:p>
    <w:p w14:paraId="758D4F63" w14:textId="0E9E7F63" w:rsidR="00497812" w:rsidRPr="001F3834" w:rsidRDefault="00DF3A28" w:rsidP="006667F9">
      <w:pPr>
        <w:pStyle w:val="Akapitzlist"/>
        <w:numPr>
          <w:ilvl w:val="1"/>
          <w:numId w:val="8"/>
        </w:numPr>
        <w:spacing w:before="0" w:after="0"/>
        <w:ind w:left="426"/>
        <w:jc w:val="both"/>
        <w:rPr>
          <w:rFonts w:cs="Calibri"/>
          <w:bCs/>
          <w:sz w:val="20"/>
          <w:szCs w:val="20"/>
        </w:rPr>
      </w:pPr>
      <w:r w:rsidRPr="001F3834">
        <w:rPr>
          <w:rFonts w:cs="Calibri"/>
          <w:bCs/>
          <w:sz w:val="20"/>
          <w:szCs w:val="20"/>
        </w:rPr>
        <w:t xml:space="preserve">Użytkownik nie może wykorzystywać </w:t>
      </w:r>
      <w:r w:rsidR="003A3B6F" w:rsidRPr="001F3834">
        <w:rPr>
          <w:rFonts w:cs="Calibri"/>
          <w:bCs/>
          <w:sz w:val="20"/>
          <w:szCs w:val="20"/>
        </w:rPr>
        <w:t>Schowka</w:t>
      </w:r>
      <w:r w:rsidRPr="001F3834">
        <w:rPr>
          <w:rFonts w:cs="Calibri"/>
          <w:bCs/>
          <w:sz w:val="20"/>
          <w:szCs w:val="20"/>
        </w:rPr>
        <w:t xml:space="preserve"> do</w:t>
      </w:r>
      <w:r w:rsidR="00497812" w:rsidRPr="001F3834">
        <w:rPr>
          <w:rFonts w:cs="Calibri"/>
          <w:bCs/>
          <w:sz w:val="20"/>
          <w:szCs w:val="20"/>
        </w:rPr>
        <w:t>:</w:t>
      </w:r>
    </w:p>
    <w:p w14:paraId="483C27D5" w14:textId="6143944B" w:rsidR="00497812" w:rsidRPr="001F3834" w:rsidRDefault="007E1D4D" w:rsidP="006667F9">
      <w:pPr>
        <w:pStyle w:val="Akapitzlist"/>
        <w:numPr>
          <w:ilvl w:val="0"/>
          <w:numId w:val="52"/>
        </w:numPr>
        <w:spacing w:before="0" w:after="0"/>
        <w:jc w:val="both"/>
        <w:rPr>
          <w:rFonts w:cs="Calibri"/>
          <w:bCs/>
          <w:sz w:val="20"/>
          <w:szCs w:val="20"/>
        </w:rPr>
      </w:pPr>
      <w:r w:rsidRPr="001F3834">
        <w:rPr>
          <w:rFonts w:cs="Calibri"/>
          <w:bCs/>
          <w:sz w:val="20"/>
          <w:szCs w:val="20"/>
        </w:rPr>
        <w:t xml:space="preserve">dokonywania </w:t>
      </w:r>
      <w:r w:rsidR="00E65331" w:rsidRPr="001F3834">
        <w:rPr>
          <w:rFonts w:cs="Calibri"/>
          <w:bCs/>
          <w:sz w:val="20"/>
          <w:szCs w:val="20"/>
        </w:rPr>
        <w:t xml:space="preserve">jakichkolwiek </w:t>
      </w:r>
      <w:r w:rsidRPr="001F3834">
        <w:rPr>
          <w:rFonts w:cs="Calibri"/>
          <w:bCs/>
          <w:sz w:val="20"/>
          <w:szCs w:val="20"/>
        </w:rPr>
        <w:t>czynów zabronionych</w:t>
      </w:r>
      <w:r w:rsidR="003A0BF3" w:rsidRPr="001F3834">
        <w:rPr>
          <w:rFonts w:cs="Calibri"/>
          <w:bCs/>
          <w:sz w:val="20"/>
          <w:szCs w:val="20"/>
        </w:rPr>
        <w:t xml:space="preserve"> </w:t>
      </w:r>
      <w:r w:rsidR="00FA03FF" w:rsidRPr="001F3834">
        <w:rPr>
          <w:rFonts w:cs="Calibri"/>
          <w:bCs/>
          <w:sz w:val="20"/>
          <w:szCs w:val="20"/>
        </w:rPr>
        <w:t>dotyczących</w:t>
      </w:r>
      <w:r w:rsidR="003A0BF3" w:rsidRPr="001F3834">
        <w:rPr>
          <w:rFonts w:cs="Calibri"/>
          <w:bCs/>
          <w:sz w:val="20"/>
          <w:szCs w:val="20"/>
        </w:rPr>
        <w:t xml:space="preserve"> Schowka</w:t>
      </w:r>
      <w:r w:rsidR="00B00EFE" w:rsidRPr="001F3834">
        <w:rPr>
          <w:rFonts w:cs="Calibri"/>
          <w:bCs/>
          <w:sz w:val="20"/>
          <w:szCs w:val="20"/>
        </w:rPr>
        <w:t xml:space="preserve"> (np. poprzez dewastowanie go);</w:t>
      </w:r>
    </w:p>
    <w:p w14:paraId="64AA774B" w14:textId="56675416" w:rsidR="00E65331" w:rsidRPr="001F3834" w:rsidRDefault="00497812" w:rsidP="006667F9">
      <w:pPr>
        <w:pStyle w:val="Akapitzlist"/>
        <w:numPr>
          <w:ilvl w:val="0"/>
          <w:numId w:val="52"/>
        </w:numPr>
        <w:spacing w:before="0" w:after="0"/>
        <w:jc w:val="both"/>
        <w:rPr>
          <w:rFonts w:cs="Calibri"/>
          <w:bCs/>
          <w:sz w:val="20"/>
          <w:szCs w:val="20"/>
        </w:rPr>
      </w:pPr>
      <w:r w:rsidRPr="001F3834">
        <w:rPr>
          <w:rFonts w:cs="Calibri"/>
          <w:bCs/>
          <w:sz w:val="20"/>
          <w:szCs w:val="20"/>
        </w:rPr>
        <w:t xml:space="preserve">prowadzenia </w:t>
      </w:r>
      <w:r w:rsidR="007E1D4D" w:rsidRPr="001F3834">
        <w:rPr>
          <w:rFonts w:cs="Calibri"/>
          <w:bCs/>
          <w:sz w:val="20"/>
          <w:szCs w:val="20"/>
        </w:rPr>
        <w:t>jakiejkolwiek działalności zabronionej przez prawo</w:t>
      </w:r>
      <w:r w:rsidR="003A0BF3" w:rsidRPr="001F3834">
        <w:rPr>
          <w:rFonts w:cs="Calibri"/>
          <w:bCs/>
          <w:sz w:val="20"/>
          <w:szCs w:val="20"/>
        </w:rPr>
        <w:t xml:space="preserve"> z użyciem Schowka</w:t>
      </w:r>
      <w:r w:rsidR="00E65331" w:rsidRPr="001F3834">
        <w:rPr>
          <w:rFonts w:cs="Calibri"/>
          <w:bCs/>
          <w:sz w:val="20"/>
          <w:szCs w:val="20"/>
        </w:rPr>
        <w:t>;</w:t>
      </w:r>
    </w:p>
    <w:p w14:paraId="26EA8935" w14:textId="0B74F1F2" w:rsidR="00B761B6" w:rsidRPr="001F3834" w:rsidRDefault="00E65331" w:rsidP="006667F9">
      <w:pPr>
        <w:pStyle w:val="Akapitzlist"/>
        <w:numPr>
          <w:ilvl w:val="0"/>
          <w:numId w:val="52"/>
        </w:numPr>
        <w:spacing w:before="0" w:after="0"/>
        <w:jc w:val="both"/>
        <w:rPr>
          <w:rFonts w:cs="Calibri"/>
          <w:bCs/>
          <w:sz w:val="20"/>
          <w:szCs w:val="20"/>
        </w:rPr>
      </w:pPr>
      <w:r w:rsidRPr="001F3834">
        <w:rPr>
          <w:rFonts w:cs="Calibri"/>
          <w:bCs/>
          <w:sz w:val="20"/>
          <w:szCs w:val="20"/>
        </w:rPr>
        <w:t>przechowywania ruchomości, których posiadanie jest zabronione przez prawo</w:t>
      </w:r>
      <w:r w:rsidR="00F30BD6" w:rsidRPr="001F3834">
        <w:rPr>
          <w:rFonts w:cs="Calibri"/>
          <w:bCs/>
          <w:sz w:val="20"/>
          <w:szCs w:val="20"/>
        </w:rPr>
        <w:t xml:space="preserve"> (np. broni, </w:t>
      </w:r>
      <w:r w:rsidR="00EE7A2C" w:rsidRPr="001F3834">
        <w:rPr>
          <w:rFonts w:cs="Calibri"/>
          <w:bCs/>
          <w:sz w:val="20"/>
          <w:szCs w:val="20"/>
        </w:rPr>
        <w:t xml:space="preserve">materiałów wybuchowych, </w:t>
      </w:r>
      <w:r w:rsidR="00F30BD6" w:rsidRPr="001F3834">
        <w:rPr>
          <w:rFonts w:cs="Calibri"/>
          <w:bCs/>
          <w:sz w:val="20"/>
          <w:szCs w:val="20"/>
        </w:rPr>
        <w:t>narkotyków, innych niedozwolonych substancji</w:t>
      </w:r>
      <w:r w:rsidR="00B761B6" w:rsidRPr="001F3834">
        <w:rPr>
          <w:rFonts w:cs="Calibri"/>
          <w:bCs/>
          <w:sz w:val="20"/>
          <w:szCs w:val="20"/>
        </w:rPr>
        <w:t>);</w:t>
      </w:r>
    </w:p>
    <w:p w14:paraId="20728092" w14:textId="67F47142" w:rsidR="002604C8" w:rsidRPr="001F3834" w:rsidRDefault="002604C8" w:rsidP="006667F9">
      <w:pPr>
        <w:pStyle w:val="Akapitzlist"/>
        <w:numPr>
          <w:ilvl w:val="0"/>
          <w:numId w:val="52"/>
        </w:numPr>
        <w:spacing w:before="0" w:after="0"/>
        <w:jc w:val="both"/>
        <w:rPr>
          <w:rFonts w:cs="Calibri"/>
          <w:bCs/>
          <w:sz w:val="20"/>
          <w:szCs w:val="20"/>
        </w:rPr>
      </w:pPr>
      <w:r w:rsidRPr="001F3834">
        <w:rPr>
          <w:rFonts w:cs="Calibri"/>
          <w:bCs/>
          <w:sz w:val="20"/>
          <w:szCs w:val="20"/>
        </w:rPr>
        <w:t>przechowywania ruchomości pochodzących z przestępstwa lub wykroczenia (np. kradzionych rzeczy);</w:t>
      </w:r>
    </w:p>
    <w:p w14:paraId="27A9D455" w14:textId="02F46FD0" w:rsidR="003A380F" w:rsidRPr="001F3834" w:rsidRDefault="003A380F" w:rsidP="006667F9">
      <w:pPr>
        <w:pStyle w:val="Akapitzlist"/>
        <w:numPr>
          <w:ilvl w:val="0"/>
          <w:numId w:val="52"/>
        </w:numPr>
        <w:spacing w:before="0" w:after="0"/>
        <w:jc w:val="both"/>
        <w:rPr>
          <w:rFonts w:cs="Calibri"/>
          <w:bCs/>
          <w:sz w:val="20"/>
          <w:szCs w:val="20"/>
        </w:rPr>
      </w:pPr>
      <w:r w:rsidRPr="001F3834">
        <w:rPr>
          <w:rFonts w:cs="Calibri"/>
          <w:bCs/>
          <w:sz w:val="20"/>
          <w:szCs w:val="20"/>
        </w:rPr>
        <w:t>przechowywania ruchomości, do których Użytkownikowi nie przysługuje żaden tytuł prawny w zakresie własności, posiadania lub dzierżenia;</w:t>
      </w:r>
    </w:p>
    <w:p w14:paraId="6D6F0589" w14:textId="72EBC5EB" w:rsidR="00EE7A2C" w:rsidRPr="001F3834" w:rsidRDefault="00EE7A2C" w:rsidP="006667F9">
      <w:pPr>
        <w:pStyle w:val="Akapitzlist"/>
        <w:numPr>
          <w:ilvl w:val="0"/>
          <w:numId w:val="52"/>
        </w:numPr>
        <w:spacing w:before="0" w:after="0"/>
        <w:jc w:val="both"/>
        <w:rPr>
          <w:rFonts w:cs="Calibri"/>
          <w:bCs/>
          <w:sz w:val="20"/>
          <w:szCs w:val="20"/>
        </w:rPr>
      </w:pPr>
      <w:r w:rsidRPr="001F3834">
        <w:rPr>
          <w:rFonts w:cs="Calibri"/>
          <w:bCs/>
          <w:sz w:val="20"/>
          <w:szCs w:val="20"/>
        </w:rPr>
        <w:t>przechowywania rzeczy, które stwarzają zagrożenie dla życia lub zdrowia</w:t>
      </w:r>
      <w:r w:rsidR="006C5AF3" w:rsidRPr="001F3834">
        <w:rPr>
          <w:rFonts w:cs="Calibri"/>
          <w:bCs/>
          <w:sz w:val="20"/>
          <w:szCs w:val="20"/>
        </w:rPr>
        <w:t xml:space="preserve"> innych ludzi</w:t>
      </w:r>
      <w:r w:rsidRPr="001F3834">
        <w:rPr>
          <w:rFonts w:cs="Calibri"/>
          <w:bCs/>
          <w:sz w:val="20"/>
          <w:szCs w:val="20"/>
        </w:rPr>
        <w:t>;</w:t>
      </w:r>
    </w:p>
    <w:p w14:paraId="5A14B2B1" w14:textId="54721145" w:rsidR="006C5AF3" w:rsidRPr="001F3834" w:rsidRDefault="006C5AF3" w:rsidP="006667F9">
      <w:pPr>
        <w:pStyle w:val="Akapitzlist"/>
        <w:numPr>
          <w:ilvl w:val="0"/>
          <w:numId w:val="52"/>
        </w:numPr>
        <w:spacing w:before="0" w:after="0"/>
        <w:jc w:val="both"/>
        <w:rPr>
          <w:rFonts w:cs="Calibri"/>
          <w:bCs/>
          <w:sz w:val="20"/>
          <w:szCs w:val="20"/>
        </w:rPr>
      </w:pPr>
      <w:r w:rsidRPr="001F3834">
        <w:rPr>
          <w:rFonts w:cs="Calibri"/>
          <w:bCs/>
          <w:sz w:val="20"/>
          <w:szCs w:val="20"/>
        </w:rPr>
        <w:t xml:space="preserve">przechowywania rzeczy, które stwarzają zagrożenie dla mienia, w szczególności </w:t>
      </w:r>
      <w:r w:rsidR="007F127C" w:rsidRPr="001F3834">
        <w:rPr>
          <w:rFonts w:cs="Calibri"/>
          <w:bCs/>
          <w:sz w:val="20"/>
          <w:szCs w:val="20"/>
        </w:rPr>
        <w:t>Schowka lub kontenera zawierającego Schowek;</w:t>
      </w:r>
    </w:p>
    <w:p w14:paraId="3DB8A182" w14:textId="79F27DD3" w:rsidR="00B761B6" w:rsidRPr="001F3834" w:rsidRDefault="00B761B6" w:rsidP="006667F9">
      <w:pPr>
        <w:pStyle w:val="Akapitzlist"/>
        <w:numPr>
          <w:ilvl w:val="0"/>
          <w:numId w:val="52"/>
        </w:numPr>
        <w:spacing w:before="0" w:after="0"/>
        <w:jc w:val="both"/>
        <w:rPr>
          <w:rFonts w:cs="Calibri"/>
          <w:bCs/>
          <w:sz w:val="20"/>
          <w:szCs w:val="20"/>
        </w:rPr>
      </w:pPr>
      <w:r w:rsidRPr="001F3834">
        <w:rPr>
          <w:rFonts w:cs="Calibri"/>
          <w:bCs/>
          <w:sz w:val="20"/>
          <w:szCs w:val="20"/>
        </w:rPr>
        <w:t xml:space="preserve">przechowywania </w:t>
      </w:r>
      <w:r w:rsidR="001332BD" w:rsidRPr="001F3834">
        <w:rPr>
          <w:rFonts w:cs="Calibri"/>
          <w:bCs/>
          <w:sz w:val="20"/>
          <w:szCs w:val="20"/>
        </w:rPr>
        <w:t>rzeczy</w:t>
      </w:r>
      <w:r w:rsidRPr="001F3834">
        <w:rPr>
          <w:rFonts w:cs="Calibri"/>
          <w:bCs/>
          <w:sz w:val="20"/>
          <w:szCs w:val="20"/>
        </w:rPr>
        <w:t xml:space="preserve"> szybko psujących się;</w:t>
      </w:r>
    </w:p>
    <w:p w14:paraId="66D211E5" w14:textId="758E4C2A" w:rsidR="001332BD" w:rsidRPr="001F3834" w:rsidRDefault="001332BD" w:rsidP="006667F9">
      <w:pPr>
        <w:pStyle w:val="Akapitzlist"/>
        <w:numPr>
          <w:ilvl w:val="0"/>
          <w:numId w:val="52"/>
        </w:numPr>
        <w:spacing w:before="0" w:after="0"/>
        <w:jc w:val="both"/>
        <w:rPr>
          <w:rFonts w:cs="Calibri"/>
          <w:bCs/>
          <w:sz w:val="20"/>
          <w:szCs w:val="20"/>
        </w:rPr>
      </w:pPr>
      <w:r w:rsidRPr="001F3834">
        <w:rPr>
          <w:rFonts w:cs="Calibri"/>
          <w:bCs/>
          <w:sz w:val="20"/>
          <w:szCs w:val="20"/>
        </w:rPr>
        <w:t>przechowywania rzeczy wydzielających intensywne zapa</w:t>
      </w:r>
      <w:r w:rsidR="0054663C" w:rsidRPr="001F3834">
        <w:rPr>
          <w:rFonts w:cs="Calibri"/>
          <w:bCs/>
          <w:sz w:val="20"/>
          <w:szCs w:val="20"/>
        </w:rPr>
        <w:t>chy, hałasy</w:t>
      </w:r>
      <w:r w:rsidR="00044F59" w:rsidRPr="001F3834">
        <w:rPr>
          <w:rFonts w:cs="Calibri"/>
          <w:bCs/>
          <w:sz w:val="20"/>
          <w:szCs w:val="20"/>
        </w:rPr>
        <w:t>, dymy</w:t>
      </w:r>
      <w:r w:rsidR="0054663C" w:rsidRPr="001F3834">
        <w:rPr>
          <w:rFonts w:cs="Calibri"/>
          <w:bCs/>
          <w:sz w:val="20"/>
          <w:szCs w:val="20"/>
        </w:rPr>
        <w:t xml:space="preserve"> lub inne immisje;</w:t>
      </w:r>
    </w:p>
    <w:p w14:paraId="735B854D" w14:textId="1C4F70F2" w:rsidR="006A76CB" w:rsidRPr="001F3834" w:rsidRDefault="00B761B6" w:rsidP="006667F9">
      <w:pPr>
        <w:pStyle w:val="Akapitzlist"/>
        <w:numPr>
          <w:ilvl w:val="0"/>
          <w:numId w:val="52"/>
        </w:numPr>
        <w:spacing w:before="0" w:after="0"/>
        <w:jc w:val="both"/>
        <w:rPr>
          <w:rFonts w:cs="Calibri"/>
          <w:bCs/>
          <w:sz w:val="20"/>
          <w:szCs w:val="20"/>
        </w:rPr>
      </w:pPr>
      <w:r w:rsidRPr="001F3834">
        <w:rPr>
          <w:rFonts w:cs="Calibri"/>
          <w:bCs/>
          <w:sz w:val="20"/>
          <w:szCs w:val="20"/>
        </w:rPr>
        <w:t xml:space="preserve">przechowywania </w:t>
      </w:r>
      <w:r w:rsidR="006A76CB" w:rsidRPr="001F3834">
        <w:rPr>
          <w:rFonts w:cs="Calibri"/>
          <w:bCs/>
          <w:sz w:val="20"/>
          <w:szCs w:val="20"/>
        </w:rPr>
        <w:t>istot żywych</w:t>
      </w:r>
      <w:r w:rsidR="00756692" w:rsidRPr="001F3834">
        <w:rPr>
          <w:rFonts w:cs="Calibri"/>
          <w:bCs/>
          <w:sz w:val="20"/>
          <w:szCs w:val="20"/>
        </w:rPr>
        <w:t xml:space="preserve"> (</w:t>
      </w:r>
      <w:r w:rsidR="006A76CB" w:rsidRPr="001F3834">
        <w:rPr>
          <w:rFonts w:cs="Calibri"/>
          <w:bCs/>
          <w:sz w:val="20"/>
          <w:szCs w:val="20"/>
        </w:rPr>
        <w:t>np. zwierząt</w:t>
      </w:r>
      <w:r w:rsidR="00756692" w:rsidRPr="001F3834">
        <w:rPr>
          <w:rFonts w:cs="Calibri"/>
          <w:bCs/>
          <w:sz w:val="20"/>
          <w:szCs w:val="20"/>
        </w:rPr>
        <w:t>)</w:t>
      </w:r>
      <w:r w:rsidR="006A76CB" w:rsidRPr="001F3834">
        <w:rPr>
          <w:rFonts w:cs="Calibri"/>
          <w:bCs/>
          <w:sz w:val="20"/>
          <w:szCs w:val="20"/>
        </w:rPr>
        <w:t>;</w:t>
      </w:r>
    </w:p>
    <w:p w14:paraId="09207B16" w14:textId="54543F39" w:rsidR="00434224" w:rsidRPr="001F3834" w:rsidRDefault="00434224" w:rsidP="006667F9">
      <w:pPr>
        <w:pStyle w:val="Akapitzlist"/>
        <w:numPr>
          <w:ilvl w:val="0"/>
          <w:numId w:val="52"/>
        </w:numPr>
        <w:spacing w:before="0" w:after="0"/>
        <w:jc w:val="both"/>
        <w:rPr>
          <w:rFonts w:cs="Calibri"/>
          <w:bCs/>
          <w:sz w:val="20"/>
          <w:szCs w:val="20"/>
        </w:rPr>
      </w:pPr>
      <w:r w:rsidRPr="001F3834">
        <w:rPr>
          <w:rFonts w:cs="Calibri"/>
          <w:bCs/>
          <w:sz w:val="20"/>
          <w:szCs w:val="20"/>
        </w:rPr>
        <w:t xml:space="preserve">przechowywania </w:t>
      </w:r>
      <w:r w:rsidR="00747326" w:rsidRPr="001F3834">
        <w:rPr>
          <w:rFonts w:cs="Calibri"/>
          <w:bCs/>
          <w:sz w:val="20"/>
          <w:szCs w:val="20"/>
        </w:rPr>
        <w:t>ruchomości</w:t>
      </w:r>
      <w:r w:rsidRPr="001F3834">
        <w:rPr>
          <w:rFonts w:cs="Calibri"/>
          <w:bCs/>
          <w:sz w:val="20"/>
          <w:szCs w:val="20"/>
        </w:rPr>
        <w:t xml:space="preserve"> o wysokiej wartości</w:t>
      </w:r>
      <w:r w:rsidR="009C54F5" w:rsidRPr="001F3834">
        <w:rPr>
          <w:rFonts w:cs="Calibri"/>
          <w:bCs/>
          <w:sz w:val="20"/>
          <w:szCs w:val="20"/>
        </w:rPr>
        <w:t xml:space="preserve"> (</w:t>
      </w:r>
      <w:r w:rsidRPr="001F3834">
        <w:rPr>
          <w:rFonts w:cs="Calibri"/>
          <w:bCs/>
          <w:sz w:val="20"/>
          <w:szCs w:val="20"/>
        </w:rPr>
        <w:t>np. antyków, dzieł sztuki, biżuterii</w:t>
      </w:r>
      <w:r w:rsidR="009C54F5" w:rsidRPr="001F3834">
        <w:rPr>
          <w:rFonts w:cs="Calibri"/>
          <w:bCs/>
          <w:sz w:val="20"/>
          <w:szCs w:val="20"/>
        </w:rPr>
        <w:t>)</w:t>
      </w:r>
      <w:r w:rsidRPr="001F3834">
        <w:rPr>
          <w:rFonts w:cs="Calibri"/>
          <w:bCs/>
          <w:sz w:val="20"/>
          <w:szCs w:val="20"/>
        </w:rPr>
        <w:t>;</w:t>
      </w:r>
    </w:p>
    <w:p w14:paraId="62E5DF1C" w14:textId="7EAC5397" w:rsidR="00434224" w:rsidRPr="001F3834" w:rsidRDefault="00434224" w:rsidP="006667F9">
      <w:pPr>
        <w:pStyle w:val="Akapitzlist"/>
        <w:numPr>
          <w:ilvl w:val="0"/>
          <w:numId w:val="52"/>
        </w:numPr>
        <w:spacing w:before="0" w:after="0"/>
        <w:jc w:val="both"/>
        <w:rPr>
          <w:rFonts w:cs="Calibri"/>
          <w:bCs/>
          <w:sz w:val="20"/>
          <w:szCs w:val="20"/>
        </w:rPr>
      </w:pPr>
      <w:r w:rsidRPr="001F3834">
        <w:rPr>
          <w:rFonts w:cs="Calibri"/>
          <w:bCs/>
          <w:sz w:val="20"/>
          <w:szCs w:val="20"/>
        </w:rPr>
        <w:t xml:space="preserve">przechowywania </w:t>
      </w:r>
      <w:r w:rsidR="00747326" w:rsidRPr="001F3834">
        <w:rPr>
          <w:rFonts w:cs="Calibri"/>
          <w:bCs/>
          <w:sz w:val="20"/>
          <w:szCs w:val="20"/>
        </w:rPr>
        <w:t>ruchomości objętych polisą ubezpieczeniową;</w:t>
      </w:r>
    </w:p>
    <w:p w14:paraId="52EDE59F" w14:textId="698FB51D" w:rsidR="003455CE" w:rsidRPr="001F3834" w:rsidRDefault="00641915" w:rsidP="006667F9">
      <w:pPr>
        <w:pStyle w:val="Akapitzlist"/>
        <w:numPr>
          <w:ilvl w:val="1"/>
          <w:numId w:val="8"/>
        </w:numPr>
        <w:spacing w:before="0" w:after="0"/>
        <w:ind w:left="426"/>
        <w:jc w:val="both"/>
        <w:rPr>
          <w:rFonts w:cs="Calibri"/>
          <w:bCs/>
          <w:sz w:val="20"/>
          <w:szCs w:val="20"/>
        </w:rPr>
      </w:pPr>
      <w:r w:rsidRPr="001F3834">
        <w:rPr>
          <w:rFonts w:cs="Calibri"/>
          <w:bCs/>
          <w:sz w:val="20"/>
          <w:szCs w:val="20"/>
        </w:rPr>
        <w:t xml:space="preserve">Użytkownik jest uprawniony do korzystania ze Schowka wyłącznie przez siebie. </w:t>
      </w:r>
      <w:r w:rsidR="000B5954" w:rsidRPr="001F3834">
        <w:rPr>
          <w:rFonts w:cs="Calibri"/>
          <w:bCs/>
          <w:sz w:val="20"/>
          <w:szCs w:val="20"/>
        </w:rPr>
        <w:t xml:space="preserve">Użytkownik nie </w:t>
      </w:r>
      <w:r w:rsidR="003F0148" w:rsidRPr="001F3834">
        <w:rPr>
          <w:rFonts w:cs="Calibri"/>
          <w:bCs/>
          <w:sz w:val="20"/>
          <w:szCs w:val="20"/>
        </w:rPr>
        <w:t xml:space="preserve"> </w:t>
      </w:r>
      <w:r w:rsidR="000B5954" w:rsidRPr="001F3834">
        <w:rPr>
          <w:rFonts w:cs="Calibri"/>
          <w:bCs/>
          <w:sz w:val="20"/>
          <w:szCs w:val="20"/>
        </w:rPr>
        <w:t xml:space="preserve">może </w:t>
      </w:r>
      <w:r w:rsidR="00314434" w:rsidRPr="001F3834">
        <w:rPr>
          <w:rFonts w:cs="Calibri"/>
          <w:bCs/>
          <w:sz w:val="20"/>
          <w:szCs w:val="20"/>
        </w:rPr>
        <w:t xml:space="preserve">podnająć, wydzierżawić lub użyczyć </w:t>
      </w:r>
      <w:r w:rsidR="00044F59" w:rsidRPr="001F3834">
        <w:rPr>
          <w:rFonts w:cs="Calibri"/>
          <w:bCs/>
          <w:sz w:val="20"/>
          <w:szCs w:val="20"/>
        </w:rPr>
        <w:t>Schowka</w:t>
      </w:r>
      <w:r w:rsidR="00314434" w:rsidRPr="001F3834">
        <w:rPr>
          <w:rFonts w:cs="Calibri"/>
          <w:bCs/>
          <w:sz w:val="20"/>
          <w:szCs w:val="20"/>
        </w:rPr>
        <w:t xml:space="preserve"> osobie trzeciej bez wiedzy i zgody </w:t>
      </w:r>
      <w:r w:rsidR="009D1809" w:rsidRPr="001F3834">
        <w:rPr>
          <w:rFonts w:cs="Calibri"/>
          <w:bCs/>
          <w:sz w:val="20"/>
          <w:szCs w:val="20"/>
        </w:rPr>
        <w:t>Operatora</w:t>
      </w:r>
      <w:r w:rsidR="003455CE" w:rsidRPr="001F3834">
        <w:rPr>
          <w:rFonts w:cs="Calibri"/>
          <w:bCs/>
          <w:sz w:val="20"/>
          <w:szCs w:val="20"/>
        </w:rPr>
        <w:t>.</w:t>
      </w:r>
    </w:p>
    <w:p w14:paraId="64DEB3FD" w14:textId="52CFA2E8" w:rsidR="005878A3" w:rsidRPr="001F3834" w:rsidRDefault="005878A3" w:rsidP="006667F9">
      <w:pPr>
        <w:pStyle w:val="Akapitzlist"/>
        <w:numPr>
          <w:ilvl w:val="1"/>
          <w:numId w:val="8"/>
        </w:numPr>
        <w:spacing w:before="0" w:after="0"/>
        <w:ind w:left="426"/>
        <w:jc w:val="both"/>
        <w:rPr>
          <w:rFonts w:cs="Calibri"/>
          <w:bCs/>
          <w:sz w:val="20"/>
          <w:szCs w:val="20"/>
        </w:rPr>
      </w:pPr>
      <w:r w:rsidRPr="001F3834">
        <w:rPr>
          <w:rFonts w:cs="Calibri"/>
          <w:bCs/>
          <w:sz w:val="20"/>
          <w:szCs w:val="20"/>
        </w:rPr>
        <w:t xml:space="preserve">Użytkownik nie może dokonywać jakichkolwiek zmian w </w:t>
      </w:r>
      <w:r w:rsidR="008508D3" w:rsidRPr="001F3834">
        <w:rPr>
          <w:rFonts w:cs="Calibri"/>
          <w:bCs/>
          <w:sz w:val="20"/>
          <w:szCs w:val="20"/>
        </w:rPr>
        <w:t>Schowku</w:t>
      </w:r>
      <w:r w:rsidRPr="001F3834">
        <w:rPr>
          <w:rFonts w:cs="Calibri"/>
          <w:bCs/>
          <w:sz w:val="20"/>
          <w:szCs w:val="20"/>
        </w:rPr>
        <w:t xml:space="preserve">, w szczególności zmieniać jego struktury, sposobu działania, usuwać </w:t>
      </w:r>
      <w:r w:rsidR="008508D3" w:rsidRPr="001F3834">
        <w:rPr>
          <w:rFonts w:cs="Calibri"/>
          <w:bCs/>
          <w:sz w:val="20"/>
          <w:szCs w:val="20"/>
        </w:rPr>
        <w:t>zabezpieczeń</w:t>
      </w:r>
      <w:r w:rsidRPr="001F3834">
        <w:rPr>
          <w:rFonts w:cs="Calibri"/>
          <w:bCs/>
          <w:sz w:val="20"/>
          <w:szCs w:val="20"/>
        </w:rPr>
        <w:t xml:space="preserve"> etc. </w:t>
      </w:r>
    </w:p>
    <w:p w14:paraId="2A7D27B9" w14:textId="77777777" w:rsidR="00045606" w:rsidRPr="001F3834" w:rsidRDefault="00045606" w:rsidP="00A15C6C">
      <w:pPr>
        <w:spacing w:line="276" w:lineRule="auto"/>
        <w:jc w:val="both"/>
        <w:rPr>
          <w:rFonts w:ascii="Cambria" w:hAnsi="Cambria" w:cs="Calibri"/>
          <w:bCs/>
          <w:sz w:val="20"/>
          <w:szCs w:val="20"/>
        </w:rPr>
      </w:pPr>
    </w:p>
    <w:p w14:paraId="28F58DCC" w14:textId="53B8907F" w:rsidR="00045606" w:rsidRPr="001F3834" w:rsidRDefault="00045606" w:rsidP="00A15C6C">
      <w:pPr>
        <w:spacing w:line="276" w:lineRule="auto"/>
        <w:jc w:val="center"/>
        <w:rPr>
          <w:rFonts w:ascii="Cambria" w:hAnsi="Cambria" w:cs="Calibri"/>
          <w:b/>
          <w:sz w:val="20"/>
          <w:szCs w:val="20"/>
        </w:rPr>
      </w:pPr>
      <w:r w:rsidRPr="001F3834">
        <w:rPr>
          <w:rFonts w:ascii="Cambria" w:hAnsi="Cambria" w:cs="Calibri"/>
          <w:b/>
          <w:sz w:val="20"/>
          <w:szCs w:val="20"/>
        </w:rPr>
        <w:t xml:space="preserve">§ 19. </w:t>
      </w:r>
    </w:p>
    <w:p w14:paraId="6A8C2F5A" w14:textId="32EA6EB3" w:rsidR="00045606" w:rsidRPr="001F3834" w:rsidRDefault="00A15C6C" w:rsidP="00A15C6C">
      <w:pPr>
        <w:spacing w:line="276" w:lineRule="auto"/>
        <w:jc w:val="center"/>
        <w:rPr>
          <w:rFonts w:ascii="Cambria" w:hAnsi="Cambria" w:cs="Calibri"/>
          <w:b/>
          <w:sz w:val="20"/>
          <w:szCs w:val="20"/>
        </w:rPr>
      </w:pPr>
      <w:r w:rsidRPr="001F3834">
        <w:rPr>
          <w:rFonts w:ascii="Cambria" w:hAnsi="Cambria" w:cs="Calibri"/>
          <w:b/>
          <w:sz w:val="20"/>
          <w:szCs w:val="20"/>
        </w:rPr>
        <w:t xml:space="preserve">Prawa i obowiązki </w:t>
      </w:r>
      <w:r w:rsidR="009D1809" w:rsidRPr="001F3834">
        <w:rPr>
          <w:rFonts w:ascii="Cambria" w:hAnsi="Cambria" w:cs="Calibri"/>
          <w:b/>
          <w:sz w:val="20"/>
          <w:szCs w:val="20"/>
        </w:rPr>
        <w:t>Operatora</w:t>
      </w:r>
      <w:r w:rsidRPr="001F3834">
        <w:rPr>
          <w:rFonts w:ascii="Cambria" w:hAnsi="Cambria" w:cs="Calibri"/>
          <w:b/>
          <w:sz w:val="20"/>
          <w:szCs w:val="20"/>
        </w:rPr>
        <w:t xml:space="preserve"> dotyczące Schowków</w:t>
      </w:r>
    </w:p>
    <w:p w14:paraId="006B1D4E" w14:textId="71299C13" w:rsidR="009C54F5" w:rsidRPr="001F3834" w:rsidRDefault="009D1809" w:rsidP="006667F9">
      <w:pPr>
        <w:pStyle w:val="Akapitzlist"/>
        <w:numPr>
          <w:ilvl w:val="3"/>
          <w:numId w:val="8"/>
        </w:numPr>
        <w:spacing w:before="0" w:after="0"/>
        <w:ind w:left="426"/>
        <w:jc w:val="both"/>
        <w:rPr>
          <w:rFonts w:ascii="Cambria" w:hAnsi="Cambria" w:cs="Calibri"/>
          <w:bCs/>
          <w:sz w:val="20"/>
          <w:szCs w:val="20"/>
        </w:rPr>
      </w:pPr>
      <w:r w:rsidRPr="001F3834">
        <w:rPr>
          <w:rFonts w:ascii="Cambria" w:hAnsi="Cambria" w:cs="Calibri"/>
          <w:bCs/>
          <w:sz w:val="20"/>
          <w:szCs w:val="20"/>
        </w:rPr>
        <w:t>Operator</w:t>
      </w:r>
      <w:r w:rsidR="00A15C6C" w:rsidRPr="001F3834">
        <w:rPr>
          <w:rFonts w:ascii="Cambria" w:hAnsi="Cambria" w:cs="Calibri"/>
          <w:bCs/>
          <w:sz w:val="20"/>
          <w:szCs w:val="20"/>
        </w:rPr>
        <w:t xml:space="preserve"> dokłada starań, aby Schowki oraz kontenery były należycie zabezpieczone przed dostępem osób nieuprawnionych</w:t>
      </w:r>
      <w:r w:rsidR="0074522C" w:rsidRPr="001F3834">
        <w:rPr>
          <w:rFonts w:ascii="Cambria" w:hAnsi="Cambria" w:cs="Calibri"/>
          <w:bCs/>
          <w:sz w:val="20"/>
          <w:szCs w:val="20"/>
        </w:rPr>
        <w:t xml:space="preserve">, w szczególności </w:t>
      </w:r>
      <w:r w:rsidR="009C54F5" w:rsidRPr="001F3834">
        <w:rPr>
          <w:rFonts w:ascii="Cambria" w:hAnsi="Cambria" w:cs="Calibri"/>
          <w:bCs/>
          <w:sz w:val="20"/>
          <w:szCs w:val="20"/>
        </w:rPr>
        <w:t>przed włamaniem</w:t>
      </w:r>
      <w:r w:rsidR="0074522C" w:rsidRPr="001F3834">
        <w:rPr>
          <w:rFonts w:ascii="Cambria" w:hAnsi="Cambria" w:cs="Calibri"/>
          <w:bCs/>
          <w:sz w:val="20"/>
          <w:szCs w:val="20"/>
        </w:rPr>
        <w:t>.</w:t>
      </w:r>
    </w:p>
    <w:p w14:paraId="2D9C7214" w14:textId="3D39CD14" w:rsidR="00A15C6C" w:rsidRPr="001F3834" w:rsidRDefault="009D1809" w:rsidP="006667F9">
      <w:pPr>
        <w:pStyle w:val="Akapitzlist"/>
        <w:numPr>
          <w:ilvl w:val="3"/>
          <w:numId w:val="8"/>
        </w:numPr>
        <w:spacing w:before="0" w:after="0"/>
        <w:ind w:left="426"/>
        <w:jc w:val="both"/>
        <w:rPr>
          <w:rFonts w:ascii="Cambria" w:hAnsi="Cambria" w:cs="Calibri"/>
          <w:bCs/>
          <w:sz w:val="20"/>
          <w:szCs w:val="20"/>
        </w:rPr>
      </w:pPr>
      <w:r w:rsidRPr="001F3834">
        <w:rPr>
          <w:rFonts w:ascii="Cambria" w:hAnsi="Cambria" w:cs="Calibri"/>
          <w:bCs/>
          <w:sz w:val="20"/>
          <w:szCs w:val="20"/>
        </w:rPr>
        <w:t>Operator</w:t>
      </w:r>
      <w:r w:rsidR="009C54F5" w:rsidRPr="001F3834">
        <w:rPr>
          <w:rFonts w:ascii="Cambria" w:hAnsi="Cambria" w:cs="Calibri"/>
          <w:bCs/>
          <w:sz w:val="20"/>
          <w:szCs w:val="20"/>
        </w:rPr>
        <w:t xml:space="preserve"> informuje, że </w:t>
      </w:r>
      <w:r w:rsidR="00152827" w:rsidRPr="001F3834">
        <w:rPr>
          <w:rFonts w:ascii="Cambria" w:hAnsi="Cambria" w:cs="Calibri"/>
          <w:bCs/>
          <w:sz w:val="20"/>
          <w:szCs w:val="20"/>
        </w:rPr>
        <w:t xml:space="preserve">stosowane metody zabezpieczeń mogą nie odpowiadać wymogom, </w:t>
      </w:r>
      <w:r w:rsidR="004E0677" w:rsidRPr="001F3834">
        <w:rPr>
          <w:rFonts w:ascii="Cambria" w:hAnsi="Cambria" w:cs="Calibri"/>
          <w:bCs/>
          <w:sz w:val="20"/>
          <w:szCs w:val="20"/>
        </w:rPr>
        <w:t xml:space="preserve">jakie stawiają towarzystwa ubezpieczeniowe w odniesieniu do przechowywania ubezpieczonych ruchomości, dlatego </w:t>
      </w:r>
      <w:r w:rsidR="000F44A4" w:rsidRPr="001F3834">
        <w:rPr>
          <w:rFonts w:ascii="Cambria" w:hAnsi="Cambria" w:cs="Calibri"/>
          <w:bCs/>
          <w:sz w:val="20"/>
          <w:szCs w:val="20"/>
        </w:rPr>
        <w:t xml:space="preserve">Użytkownik nie jest uprawniony do wykorzystania Schowka na potrzeby takich ruchomości. </w:t>
      </w:r>
      <w:r w:rsidR="0074522C" w:rsidRPr="001F3834">
        <w:rPr>
          <w:rFonts w:ascii="Cambria" w:hAnsi="Cambria" w:cs="Calibri"/>
          <w:bCs/>
          <w:sz w:val="20"/>
          <w:szCs w:val="20"/>
        </w:rPr>
        <w:t xml:space="preserve"> </w:t>
      </w:r>
    </w:p>
    <w:p w14:paraId="4C78189A" w14:textId="7903672A" w:rsidR="000F44A4" w:rsidRPr="001F3834" w:rsidRDefault="009D1809" w:rsidP="006667F9">
      <w:pPr>
        <w:pStyle w:val="Akapitzlist"/>
        <w:numPr>
          <w:ilvl w:val="3"/>
          <w:numId w:val="8"/>
        </w:numPr>
        <w:spacing w:before="0" w:after="0"/>
        <w:ind w:left="426"/>
        <w:jc w:val="both"/>
        <w:rPr>
          <w:rFonts w:ascii="Cambria" w:hAnsi="Cambria" w:cs="Calibri"/>
          <w:bCs/>
          <w:sz w:val="20"/>
          <w:szCs w:val="20"/>
        </w:rPr>
      </w:pPr>
      <w:r w:rsidRPr="001F3834">
        <w:rPr>
          <w:rFonts w:ascii="Cambria" w:hAnsi="Cambria" w:cs="Calibri"/>
          <w:bCs/>
          <w:sz w:val="20"/>
          <w:szCs w:val="20"/>
        </w:rPr>
        <w:lastRenderedPageBreak/>
        <w:t>Operator</w:t>
      </w:r>
      <w:r w:rsidR="009038D9" w:rsidRPr="001F3834">
        <w:rPr>
          <w:rFonts w:ascii="Cambria" w:hAnsi="Cambria" w:cs="Calibri"/>
          <w:bCs/>
          <w:sz w:val="20"/>
          <w:szCs w:val="20"/>
        </w:rPr>
        <w:t xml:space="preserve"> co do zasady nie ingeruje </w:t>
      </w:r>
      <w:r w:rsidR="00345150" w:rsidRPr="001F3834">
        <w:rPr>
          <w:rFonts w:ascii="Cambria" w:hAnsi="Cambria" w:cs="Calibri"/>
          <w:bCs/>
          <w:sz w:val="20"/>
          <w:szCs w:val="20"/>
        </w:rPr>
        <w:t xml:space="preserve">w przechowywanie ruchomości w Schowku przez Użytkownika — z zastrzeżeniem ust. </w:t>
      </w:r>
      <w:r w:rsidR="000F44A4" w:rsidRPr="001F3834">
        <w:rPr>
          <w:rFonts w:ascii="Cambria" w:hAnsi="Cambria" w:cs="Calibri"/>
          <w:bCs/>
          <w:sz w:val="20"/>
          <w:szCs w:val="20"/>
        </w:rPr>
        <w:t>4</w:t>
      </w:r>
      <w:r w:rsidR="00345150" w:rsidRPr="001F3834">
        <w:rPr>
          <w:rFonts w:ascii="Cambria" w:hAnsi="Cambria" w:cs="Calibri"/>
          <w:bCs/>
          <w:sz w:val="20"/>
          <w:szCs w:val="20"/>
        </w:rPr>
        <w:t>-</w:t>
      </w:r>
      <w:r w:rsidR="000F44A4" w:rsidRPr="001F3834">
        <w:rPr>
          <w:rFonts w:ascii="Cambria" w:hAnsi="Cambria" w:cs="Calibri"/>
          <w:bCs/>
          <w:sz w:val="20"/>
          <w:szCs w:val="20"/>
        </w:rPr>
        <w:t>8</w:t>
      </w:r>
      <w:r w:rsidR="00345150" w:rsidRPr="001F3834">
        <w:rPr>
          <w:rFonts w:ascii="Cambria" w:hAnsi="Cambria" w:cs="Calibri"/>
          <w:bCs/>
          <w:sz w:val="20"/>
          <w:szCs w:val="20"/>
        </w:rPr>
        <w:t xml:space="preserve">. </w:t>
      </w:r>
    </w:p>
    <w:p w14:paraId="61B2FEE6" w14:textId="2A000C66" w:rsidR="00FC7DCD" w:rsidRPr="001F3834" w:rsidRDefault="009D1809" w:rsidP="006667F9">
      <w:pPr>
        <w:pStyle w:val="Akapitzlist"/>
        <w:numPr>
          <w:ilvl w:val="3"/>
          <w:numId w:val="8"/>
        </w:numPr>
        <w:spacing w:before="0" w:after="0"/>
        <w:ind w:left="426"/>
        <w:jc w:val="both"/>
        <w:rPr>
          <w:rFonts w:ascii="Cambria" w:hAnsi="Cambria" w:cs="Calibri"/>
          <w:bCs/>
          <w:sz w:val="20"/>
          <w:szCs w:val="20"/>
        </w:rPr>
      </w:pPr>
      <w:r w:rsidRPr="001F3834">
        <w:rPr>
          <w:rFonts w:ascii="Cambria" w:hAnsi="Cambria" w:cs="Calibri"/>
          <w:bCs/>
          <w:sz w:val="20"/>
          <w:szCs w:val="20"/>
        </w:rPr>
        <w:t>Operator</w:t>
      </w:r>
      <w:r w:rsidR="00EA651F" w:rsidRPr="001F3834">
        <w:rPr>
          <w:rFonts w:ascii="Cambria" w:hAnsi="Cambria" w:cs="Calibri"/>
          <w:bCs/>
          <w:sz w:val="20"/>
          <w:szCs w:val="20"/>
        </w:rPr>
        <w:t xml:space="preserve"> ma prawo otworzyć</w:t>
      </w:r>
      <w:r w:rsidR="00EA651F" w:rsidRPr="001F3834">
        <w:rPr>
          <w:rFonts w:cs="Calibri"/>
          <w:bCs/>
          <w:sz w:val="20"/>
          <w:szCs w:val="20"/>
        </w:rPr>
        <w:t xml:space="preserve"> Schowek i dokonać kontroli jego zawartości w przypadku powzięcia informacji, że Użytkownik narusza </w:t>
      </w:r>
      <w:r w:rsidR="00721048" w:rsidRPr="001F3834">
        <w:rPr>
          <w:rFonts w:cs="Calibri"/>
          <w:bCs/>
          <w:sz w:val="20"/>
          <w:szCs w:val="20"/>
        </w:rPr>
        <w:t xml:space="preserve">zasady określone w </w:t>
      </w:r>
      <w:r w:rsidR="000F44A4" w:rsidRPr="001F3834">
        <w:rPr>
          <w:rFonts w:cs="Calibri"/>
          <w:bCs/>
          <w:sz w:val="20"/>
          <w:szCs w:val="20"/>
        </w:rPr>
        <w:t>§ 18</w:t>
      </w:r>
      <w:r w:rsidR="00721048" w:rsidRPr="001F3834">
        <w:rPr>
          <w:rFonts w:cs="Calibri"/>
          <w:bCs/>
          <w:sz w:val="20"/>
          <w:szCs w:val="20"/>
        </w:rPr>
        <w:t xml:space="preserve">, w szczególności w przypadku powzięcia informacji, że </w:t>
      </w:r>
      <w:r w:rsidR="004413E0" w:rsidRPr="001F3834">
        <w:rPr>
          <w:rFonts w:cs="Calibri"/>
          <w:bCs/>
          <w:sz w:val="20"/>
          <w:szCs w:val="20"/>
        </w:rPr>
        <w:t xml:space="preserve">przechowywanie </w:t>
      </w:r>
      <w:r w:rsidR="000F44A4" w:rsidRPr="001F3834">
        <w:rPr>
          <w:rFonts w:cs="Calibri"/>
          <w:bCs/>
          <w:sz w:val="20"/>
          <w:szCs w:val="20"/>
        </w:rPr>
        <w:t xml:space="preserve">określonych ruchomości w Schowku przez Użytkownika </w:t>
      </w:r>
      <w:r w:rsidR="004413E0" w:rsidRPr="001F3834">
        <w:rPr>
          <w:rFonts w:cs="Calibri"/>
          <w:bCs/>
          <w:sz w:val="20"/>
          <w:szCs w:val="20"/>
        </w:rPr>
        <w:t xml:space="preserve">grozi niebezpieczeństwem dla ludzi lub mienia. </w:t>
      </w:r>
    </w:p>
    <w:p w14:paraId="1BC3E2CD" w14:textId="13BB7E05" w:rsidR="00E85995" w:rsidRPr="001F3834" w:rsidRDefault="009D1809" w:rsidP="006667F9">
      <w:pPr>
        <w:pStyle w:val="Akapitzlist"/>
        <w:numPr>
          <w:ilvl w:val="1"/>
          <w:numId w:val="8"/>
        </w:numPr>
        <w:spacing w:before="0" w:after="0"/>
        <w:ind w:left="426"/>
        <w:jc w:val="both"/>
        <w:rPr>
          <w:rFonts w:cs="Calibri"/>
          <w:bCs/>
          <w:sz w:val="20"/>
          <w:szCs w:val="20"/>
        </w:rPr>
      </w:pPr>
      <w:r w:rsidRPr="001F3834">
        <w:rPr>
          <w:rFonts w:cs="Calibri"/>
          <w:bCs/>
          <w:sz w:val="20"/>
          <w:szCs w:val="20"/>
        </w:rPr>
        <w:t>Operator</w:t>
      </w:r>
      <w:r w:rsidR="00E85995" w:rsidRPr="001F3834">
        <w:rPr>
          <w:rFonts w:cs="Calibri"/>
          <w:bCs/>
          <w:sz w:val="20"/>
          <w:szCs w:val="20"/>
        </w:rPr>
        <w:t xml:space="preserve"> jest uprawniony do otwarcia Schowka oraz udostępnienia jego zawartości na żądanie odpowiednich służb i organów, np. Policji</w:t>
      </w:r>
      <w:r w:rsidR="00A522A5" w:rsidRPr="001F3834">
        <w:rPr>
          <w:rFonts w:cs="Calibri"/>
          <w:bCs/>
          <w:sz w:val="20"/>
          <w:szCs w:val="20"/>
        </w:rPr>
        <w:t xml:space="preserve"> i</w:t>
      </w:r>
      <w:r w:rsidR="00E85995" w:rsidRPr="001F3834">
        <w:rPr>
          <w:rFonts w:cs="Calibri"/>
          <w:bCs/>
          <w:sz w:val="20"/>
          <w:szCs w:val="20"/>
        </w:rPr>
        <w:t xml:space="preserve"> Prokuratury. </w:t>
      </w:r>
    </w:p>
    <w:p w14:paraId="5E233867" w14:textId="5B14DABC" w:rsidR="004013F6" w:rsidRPr="001F3834" w:rsidRDefault="009D1809" w:rsidP="006667F9">
      <w:pPr>
        <w:pStyle w:val="Akapitzlist"/>
        <w:numPr>
          <w:ilvl w:val="1"/>
          <w:numId w:val="8"/>
        </w:numPr>
        <w:spacing w:before="0" w:after="0"/>
        <w:ind w:left="426"/>
        <w:jc w:val="both"/>
        <w:rPr>
          <w:rFonts w:cs="Calibri"/>
          <w:bCs/>
          <w:sz w:val="20"/>
          <w:szCs w:val="20"/>
        </w:rPr>
      </w:pPr>
      <w:r w:rsidRPr="001F3834">
        <w:rPr>
          <w:rFonts w:cs="Calibri"/>
          <w:bCs/>
          <w:sz w:val="20"/>
          <w:szCs w:val="20"/>
        </w:rPr>
        <w:t>Operator</w:t>
      </w:r>
      <w:r w:rsidR="00FC7DCD" w:rsidRPr="001F3834">
        <w:rPr>
          <w:rFonts w:cs="Calibri"/>
          <w:bCs/>
          <w:sz w:val="20"/>
          <w:szCs w:val="20"/>
        </w:rPr>
        <w:t xml:space="preserve"> ma prawo </w:t>
      </w:r>
      <w:r w:rsidR="008A5B07" w:rsidRPr="001F3834">
        <w:rPr>
          <w:rFonts w:cs="Calibri"/>
          <w:bCs/>
          <w:sz w:val="20"/>
          <w:szCs w:val="20"/>
        </w:rPr>
        <w:t xml:space="preserve">otworzyć Schowek oraz przenieść ruchomości Użytkownika </w:t>
      </w:r>
      <w:r w:rsidR="00D97188" w:rsidRPr="001F3834">
        <w:rPr>
          <w:rFonts w:cs="Calibri"/>
          <w:bCs/>
          <w:sz w:val="20"/>
          <w:szCs w:val="20"/>
        </w:rPr>
        <w:t xml:space="preserve">do innego Schowka w przypadku wystąpienia niebezpieczeństwa </w:t>
      </w:r>
      <w:r w:rsidR="00276C4C" w:rsidRPr="001F3834">
        <w:rPr>
          <w:rFonts w:cs="Calibri"/>
          <w:bCs/>
          <w:sz w:val="20"/>
          <w:szCs w:val="20"/>
        </w:rPr>
        <w:t>zniszczenia, utraty lub uszkodzenia ruchomości należących do Użytkownika, w szczególności na skutek:</w:t>
      </w:r>
    </w:p>
    <w:p w14:paraId="6C64C554" w14:textId="43A7CA7D" w:rsidR="00276C4C" w:rsidRPr="001F3834" w:rsidRDefault="00EE32A0" w:rsidP="006667F9">
      <w:pPr>
        <w:pStyle w:val="Akapitzlist"/>
        <w:numPr>
          <w:ilvl w:val="0"/>
          <w:numId w:val="53"/>
        </w:numPr>
        <w:spacing w:before="0" w:after="0"/>
        <w:jc w:val="both"/>
        <w:rPr>
          <w:rFonts w:cs="Calibri"/>
          <w:bCs/>
          <w:sz w:val="20"/>
          <w:szCs w:val="20"/>
        </w:rPr>
      </w:pPr>
      <w:r w:rsidRPr="001F3834">
        <w:rPr>
          <w:rFonts w:cs="Calibri"/>
          <w:bCs/>
          <w:sz w:val="20"/>
          <w:szCs w:val="20"/>
        </w:rPr>
        <w:t xml:space="preserve">powodzi, śnieżycy lub innego </w:t>
      </w:r>
      <w:r w:rsidR="00E85995" w:rsidRPr="001F3834">
        <w:rPr>
          <w:rFonts w:cs="Calibri"/>
          <w:bCs/>
          <w:sz w:val="20"/>
          <w:szCs w:val="20"/>
        </w:rPr>
        <w:t>podobnego zdarzenia;</w:t>
      </w:r>
    </w:p>
    <w:p w14:paraId="75A0FE18" w14:textId="5A3B2576" w:rsidR="00E85995" w:rsidRPr="001F3834" w:rsidRDefault="003C5460" w:rsidP="006667F9">
      <w:pPr>
        <w:pStyle w:val="Akapitzlist"/>
        <w:numPr>
          <w:ilvl w:val="0"/>
          <w:numId w:val="53"/>
        </w:numPr>
        <w:spacing w:before="0" w:after="0"/>
        <w:jc w:val="both"/>
        <w:rPr>
          <w:rFonts w:cs="Calibri"/>
          <w:bCs/>
          <w:sz w:val="20"/>
          <w:szCs w:val="20"/>
        </w:rPr>
      </w:pPr>
      <w:r w:rsidRPr="001F3834">
        <w:rPr>
          <w:rFonts w:cs="Calibri"/>
          <w:bCs/>
          <w:sz w:val="20"/>
          <w:szCs w:val="20"/>
        </w:rPr>
        <w:t>pożaru</w:t>
      </w:r>
      <w:r w:rsidR="00B81BDE" w:rsidRPr="001F3834">
        <w:rPr>
          <w:rFonts w:cs="Calibri"/>
          <w:bCs/>
          <w:sz w:val="20"/>
          <w:szCs w:val="20"/>
        </w:rPr>
        <w:t>, wybuchu, skażenia lub innego podobnego zdarzenia;</w:t>
      </w:r>
    </w:p>
    <w:p w14:paraId="2A191282" w14:textId="3E798CAC" w:rsidR="0062626A" w:rsidRPr="001F3834" w:rsidRDefault="0062626A" w:rsidP="006667F9">
      <w:pPr>
        <w:pStyle w:val="Akapitzlist"/>
        <w:numPr>
          <w:ilvl w:val="0"/>
          <w:numId w:val="53"/>
        </w:numPr>
        <w:spacing w:before="0" w:after="0"/>
        <w:jc w:val="both"/>
        <w:rPr>
          <w:rFonts w:cs="Calibri"/>
          <w:bCs/>
          <w:sz w:val="20"/>
          <w:szCs w:val="20"/>
        </w:rPr>
      </w:pPr>
      <w:r w:rsidRPr="001F3834">
        <w:rPr>
          <w:rFonts w:cs="Calibri"/>
          <w:bCs/>
          <w:sz w:val="20"/>
          <w:szCs w:val="20"/>
        </w:rPr>
        <w:t xml:space="preserve">strajków, zamieszek, aktów terroru, </w:t>
      </w:r>
      <w:r w:rsidR="0079245D" w:rsidRPr="001F3834">
        <w:rPr>
          <w:rFonts w:cs="Calibri"/>
          <w:bCs/>
          <w:sz w:val="20"/>
          <w:szCs w:val="20"/>
        </w:rPr>
        <w:t>ruchów wojsk;</w:t>
      </w:r>
    </w:p>
    <w:p w14:paraId="581668FE" w14:textId="2C1303B6" w:rsidR="0079245D" w:rsidRPr="001F3834" w:rsidRDefault="0074522C" w:rsidP="006667F9">
      <w:pPr>
        <w:pStyle w:val="Akapitzlist"/>
        <w:numPr>
          <w:ilvl w:val="0"/>
          <w:numId w:val="53"/>
        </w:numPr>
        <w:spacing w:before="0" w:after="0"/>
        <w:jc w:val="both"/>
        <w:rPr>
          <w:rFonts w:cs="Calibri"/>
          <w:bCs/>
          <w:sz w:val="20"/>
          <w:szCs w:val="20"/>
        </w:rPr>
      </w:pPr>
      <w:r w:rsidRPr="001F3834">
        <w:rPr>
          <w:rFonts w:cs="Calibri"/>
          <w:bCs/>
          <w:sz w:val="20"/>
          <w:szCs w:val="20"/>
        </w:rPr>
        <w:t>włamania lub próby włamania do kontenera;</w:t>
      </w:r>
    </w:p>
    <w:p w14:paraId="2A7A2CBC" w14:textId="3CE63A10" w:rsidR="0074522C" w:rsidRPr="001F3834" w:rsidRDefault="00D767E3" w:rsidP="006667F9">
      <w:pPr>
        <w:pStyle w:val="Akapitzlist"/>
        <w:numPr>
          <w:ilvl w:val="0"/>
          <w:numId w:val="53"/>
        </w:numPr>
        <w:spacing w:before="0" w:after="0"/>
        <w:jc w:val="both"/>
        <w:rPr>
          <w:rFonts w:cs="Calibri"/>
          <w:bCs/>
          <w:sz w:val="20"/>
          <w:szCs w:val="20"/>
        </w:rPr>
      </w:pPr>
      <w:r w:rsidRPr="001F3834">
        <w:rPr>
          <w:rFonts w:cs="Calibri"/>
          <w:bCs/>
          <w:sz w:val="20"/>
          <w:szCs w:val="20"/>
        </w:rPr>
        <w:t>uszkodzenia lub ryzyka uszkodzenia Schowka w inny sposób niż przewidziany w lit. a-d.</w:t>
      </w:r>
    </w:p>
    <w:p w14:paraId="146534C4" w14:textId="1D4D5802" w:rsidR="000F44A4" w:rsidRPr="001F3834" w:rsidRDefault="000F44A4" w:rsidP="006667F9">
      <w:pPr>
        <w:pStyle w:val="Akapitzlist"/>
        <w:numPr>
          <w:ilvl w:val="1"/>
          <w:numId w:val="8"/>
        </w:numPr>
        <w:spacing w:before="0" w:after="0"/>
        <w:ind w:left="426"/>
        <w:jc w:val="both"/>
        <w:rPr>
          <w:rFonts w:cs="Calibri"/>
          <w:bCs/>
          <w:sz w:val="20"/>
          <w:szCs w:val="20"/>
        </w:rPr>
      </w:pPr>
      <w:r w:rsidRPr="001F3834">
        <w:rPr>
          <w:rFonts w:cs="Calibri"/>
          <w:bCs/>
          <w:sz w:val="20"/>
          <w:szCs w:val="20"/>
        </w:rPr>
        <w:t xml:space="preserve">W przypadku stwierdzenia, że Użytkownik naruszył zasady określone w § 18, </w:t>
      </w:r>
      <w:r w:rsidR="009D1809" w:rsidRPr="001F3834">
        <w:rPr>
          <w:rFonts w:cs="Calibri"/>
          <w:bCs/>
          <w:sz w:val="20"/>
          <w:szCs w:val="20"/>
        </w:rPr>
        <w:t>Operator</w:t>
      </w:r>
      <w:r w:rsidRPr="001F3834">
        <w:rPr>
          <w:rFonts w:cs="Calibri"/>
          <w:bCs/>
          <w:sz w:val="20"/>
          <w:szCs w:val="20"/>
        </w:rPr>
        <w:t xml:space="preserve"> jest uprawniony do zawiadomienia odpowiednich organów ścigania o podejrzeniu popełnienia czynu zabronionego przez Użytkownika.</w:t>
      </w:r>
      <w:r w:rsidR="009B2514" w:rsidRPr="001F3834">
        <w:rPr>
          <w:rFonts w:cs="Calibri"/>
          <w:bCs/>
          <w:sz w:val="20"/>
          <w:szCs w:val="20"/>
        </w:rPr>
        <w:t xml:space="preserve"> Ponadto Operator jest uprawniony i zobowiązany do wskazania tożsamości Użytkownika na każde żądanie uprawnionego organu państwowego. </w:t>
      </w:r>
    </w:p>
    <w:p w14:paraId="70D59FB3" w14:textId="79608799" w:rsidR="002F2BBA" w:rsidRPr="001F3834" w:rsidRDefault="002F2BBA" w:rsidP="006667F9">
      <w:pPr>
        <w:pStyle w:val="Akapitzlist"/>
        <w:numPr>
          <w:ilvl w:val="1"/>
          <w:numId w:val="8"/>
        </w:numPr>
        <w:spacing w:before="0" w:after="0"/>
        <w:ind w:left="426"/>
        <w:jc w:val="both"/>
        <w:rPr>
          <w:rFonts w:cs="Calibri"/>
          <w:bCs/>
          <w:sz w:val="20"/>
          <w:szCs w:val="20"/>
        </w:rPr>
      </w:pPr>
      <w:r w:rsidRPr="001F3834">
        <w:rPr>
          <w:rFonts w:cs="Calibri"/>
          <w:bCs/>
          <w:sz w:val="20"/>
          <w:szCs w:val="20"/>
        </w:rPr>
        <w:t xml:space="preserve">W przypadku jakiejkolwiek ingerencji </w:t>
      </w:r>
      <w:r w:rsidR="009D1809" w:rsidRPr="001F3834">
        <w:rPr>
          <w:rFonts w:cs="Calibri"/>
          <w:bCs/>
          <w:sz w:val="20"/>
          <w:szCs w:val="20"/>
        </w:rPr>
        <w:t>Operatora</w:t>
      </w:r>
      <w:r w:rsidR="00A76F22" w:rsidRPr="001F3834">
        <w:rPr>
          <w:rFonts w:cs="Calibri"/>
          <w:bCs/>
          <w:sz w:val="20"/>
          <w:szCs w:val="20"/>
        </w:rPr>
        <w:t xml:space="preserve"> </w:t>
      </w:r>
      <w:r w:rsidRPr="001F3834">
        <w:rPr>
          <w:rFonts w:cs="Calibri"/>
          <w:bCs/>
          <w:sz w:val="20"/>
          <w:szCs w:val="20"/>
        </w:rPr>
        <w:t>w</w:t>
      </w:r>
      <w:r w:rsidR="00A76F22" w:rsidRPr="001F3834">
        <w:rPr>
          <w:rFonts w:cs="Calibri"/>
          <w:bCs/>
          <w:sz w:val="20"/>
          <w:szCs w:val="20"/>
        </w:rPr>
        <w:t xml:space="preserve"> przechowywanie ruchomości w Schowku </w:t>
      </w:r>
      <w:r w:rsidR="009D1809" w:rsidRPr="001F3834">
        <w:rPr>
          <w:rFonts w:cs="Calibri"/>
          <w:bCs/>
          <w:sz w:val="20"/>
          <w:szCs w:val="20"/>
        </w:rPr>
        <w:t>Operator</w:t>
      </w:r>
      <w:r w:rsidR="00A76F22" w:rsidRPr="001F3834">
        <w:rPr>
          <w:rFonts w:cs="Calibri"/>
          <w:bCs/>
          <w:sz w:val="20"/>
          <w:szCs w:val="20"/>
        </w:rPr>
        <w:t xml:space="preserve"> zobowiązuje się powiadomić Użytkownika o tych czynnościach niezwłocznie — z wyjątkiem sytuacji, gdy </w:t>
      </w:r>
      <w:r w:rsidR="00E3762E" w:rsidRPr="001F3834">
        <w:rPr>
          <w:rFonts w:cs="Calibri"/>
          <w:bCs/>
          <w:sz w:val="20"/>
          <w:szCs w:val="20"/>
        </w:rPr>
        <w:t>uprzedzenie</w:t>
      </w:r>
      <w:r w:rsidR="004575F2" w:rsidRPr="001F3834">
        <w:rPr>
          <w:rFonts w:cs="Calibri"/>
          <w:bCs/>
          <w:sz w:val="20"/>
          <w:szCs w:val="20"/>
        </w:rPr>
        <w:t xml:space="preserve"> Użytkownika o dokonanych czynnościach mogłoby naruszać obowiązujące przepisy prawa, np. w zakresie postępowania karnego </w:t>
      </w:r>
      <w:r w:rsidR="00E3762E" w:rsidRPr="001F3834">
        <w:rPr>
          <w:rFonts w:cs="Calibri"/>
          <w:bCs/>
          <w:sz w:val="20"/>
          <w:szCs w:val="20"/>
        </w:rPr>
        <w:t xml:space="preserve">lub czynności podejmowanych przez odpowiednie służby. </w:t>
      </w:r>
    </w:p>
    <w:p w14:paraId="46E89009" w14:textId="77777777" w:rsidR="007F6CA4" w:rsidRPr="001F3834" w:rsidRDefault="007F6CA4" w:rsidP="00F30784">
      <w:pPr>
        <w:spacing w:line="276" w:lineRule="auto"/>
        <w:jc w:val="center"/>
        <w:rPr>
          <w:rFonts w:asciiTheme="majorHAnsi" w:hAnsiTheme="majorHAnsi" w:cs="Calibri"/>
          <w:b/>
          <w:sz w:val="20"/>
          <w:szCs w:val="20"/>
        </w:rPr>
      </w:pPr>
    </w:p>
    <w:p w14:paraId="714971E7" w14:textId="58C1D0A0" w:rsidR="0070313E" w:rsidRPr="001F3834" w:rsidRDefault="0070313E"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xml:space="preserve">§ </w:t>
      </w:r>
      <w:r w:rsidR="00E3762E" w:rsidRPr="001F3834">
        <w:rPr>
          <w:rFonts w:asciiTheme="majorHAnsi" w:hAnsiTheme="majorHAnsi" w:cs="Calibri"/>
          <w:b/>
          <w:sz w:val="20"/>
          <w:szCs w:val="20"/>
        </w:rPr>
        <w:t>20</w:t>
      </w:r>
      <w:r w:rsidRPr="001F3834">
        <w:rPr>
          <w:rFonts w:asciiTheme="majorHAnsi" w:hAnsiTheme="majorHAnsi" w:cs="Calibri"/>
          <w:b/>
          <w:sz w:val="20"/>
          <w:szCs w:val="20"/>
        </w:rPr>
        <w:t xml:space="preserve">. </w:t>
      </w:r>
    </w:p>
    <w:p w14:paraId="75A0FBCA" w14:textId="05645AFF" w:rsidR="0070313E" w:rsidRPr="001F3834" w:rsidRDefault="000569D1"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Czas</w:t>
      </w:r>
      <w:r w:rsidR="00AC7133" w:rsidRPr="001F3834">
        <w:rPr>
          <w:rFonts w:asciiTheme="majorHAnsi" w:hAnsiTheme="majorHAnsi" w:cs="Calibri"/>
          <w:b/>
          <w:sz w:val="20"/>
          <w:szCs w:val="20"/>
        </w:rPr>
        <w:t xml:space="preserve"> </w:t>
      </w:r>
      <w:r w:rsidR="00497D0A" w:rsidRPr="001F3834">
        <w:rPr>
          <w:rFonts w:asciiTheme="majorHAnsi" w:hAnsiTheme="majorHAnsi" w:cs="Calibri"/>
          <w:b/>
          <w:sz w:val="20"/>
          <w:szCs w:val="20"/>
        </w:rPr>
        <w:t>Najmu</w:t>
      </w:r>
    </w:p>
    <w:p w14:paraId="09EE4B96" w14:textId="10B2C390" w:rsidR="0095674C" w:rsidRPr="001F3834" w:rsidRDefault="0095674C" w:rsidP="006667F9">
      <w:pPr>
        <w:pStyle w:val="Akapitzlist"/>
        <w:numPr>
          <w:ilvl w:val="3"/>
          <w:numId w:val="8"/>
        </w:numPr>
        <w:spacing w:before="0" w:after="0"/>
        <w:ind w:left="426"/>
        <w:jc w:val="both"/>
        <w:rPr>
          <w:rFonts w:cs="Calibri"/>
          <w:bCs/>
          <w:sz w:val="20"/>
          <w:szCs w:val="20"/>
        </w:rPr>
      </w:pPr>
      <w:r w:rsidRPr="001F3834">
        <w:rPr>
          <w:rFonts w:cs="Calibri"/>
          <w:bCs/>
          <w:sz w:val="20"/>
          <w:szCs w:val="20"/>
        </w:rPr>
        <w:t xml:space="preserve">Użytkownik przy składaniu </w:t>
      </w:r>
      <w:r w:rsidR="00626AE4" w:rsidRPr="001F3834">
        <w:rPr>
          <w:rFonts w:cs="Calibri"/>
          <w:bCs/>
          <w:sz w:val="20"/>
          <w:szCs w:val="20"/>
        </w:rPr>
        <w:t>Dyspozycji Najmu</w:t>
      </w:r>
      <w:r w:rsidR="00773726" w:rsidRPr="001F3834">
        <w:rPr>
          <w:rFonts w:cs="Calibri"/>
          <w:bCs/>
          <w:sz w:val="20"/>
          <w:szCs w:val="20"/>
        </w:rPr>
        <w:t xml:space="preserve"> jest zobowiązany określić </w:t>
      </w:r>
      <w:r w:rsidR="003D48B4" w:rsidRPr="001F3834">
        <w:rPr>
          <w:rFonts w:cs="Calibri"/>
          <w:bCs/>
          <w:sz w:val="20"/>
          <w:szCs w:val="20"/>
        </w:rPr>
        <w:t>C</w:t>
      </w:r>
      <w:r w:rsidR="00D5775A" w:rsidRPr="001F3834">
        <w:rPr>
          <w:rFonts w:cs="Calibri"/>
          <w:bCs/>
          <w:sz w:val="20"/>
          <w:szCs w:val="20"/>
        </w:rPr>
        <w:t>zas Najmu w odniesieniu do Schowka</w:t>
      </w:r>
      <w:r w:rsidR="00773726" w:rsidRPr="001F3834">
        <w:rPr>
          <w:rFonts w:cs="Calibri"/>
          <w:bCs/>
          <w:sz w:val="20"/>
          <w:szCs w:val="20"/>
        </w:rPr>
        <w:t>.</w:t>
      </w:r>
    </w:p>
    <w:p w14:paraId="24655648" w14:textId="6C6C7020" w:rsidR="006B0237" w:rsidRPr="001F3834" w:rsidRDefault="00F87293" w:rsidP="006B0237">
      <w:pPr>
        <w:pStyle w:val="Akapitzlist"/>
        <w:numPr>
          <w:ilvl w:val="3"/>
          <w:numId w:val="8"/>
        </w:numPr>
        <w:spacing w:before="0" w:after="0"/>
        <w:ind w:left="426"/>
        <w:jc w:val="both"/>
        <w:rPr>
          <w:rFonts w:cs="Calibri"/>
          <w:bCs/>
          <w:sz w:val="20"/>
          <w:szCs w:val="20"/>
        </w:rPr>
      </w:pPr>
      <w:r w:rsidRPr="001F3834">
        <w:rPr>
          <w:rFonts w:cs="Calibri"/>
          <w:bCs/>
          <w:sz w:val="20"/>
          <w:szCs w:val="20"/>
        </w:rPr>
        <w:t>Czas Najmu</w:t>
      </w:r>
      <w:r w:rsidR="006B0237" w:rsidRPr="001F3834">
        <w:rPr>
          <w:rFonts w:cs="Calibri"/>
          <w:bCs/>
          <w:sz w:val="20"/>
          <w:szCs w:val="20"/>
        </w:rPr>
        <w:t xml:space="preserve"> jest</w:t>
      </w:r>
      <w:r w:rsidRPr="001F3834">
        <w:rPr>
          <w:rFonts w:cs="Calibri"/>
          <w:bCs/>
          <w:sz w:val="20"/>
          <w:szCs w:val="20"/>
        </w:rPr>
        <w:t xml:space="preserve"> oznaczony </w:t>
      </w:r>
      <w:r w:rsidR="006B0237" w:rsidRPr="001F3834">
        <w:rPr>
          <w:rFonts w:cs="Calibri"/>
          <w:bCs/>
          <w:sz w:val="20"/>
          <w:szCs w:val="20"/>
        </w:rPr>
        <w:t xml:space="preserve">— zgodnie z treścią </w:t>
      </w:r>
      <w:r w:rsidR="00626AE4" w:rsidRPr="001F3834">
        <w:rPr>
          <w:rFonts w:cs="Calibri"/>
          <w:bCs/>
          <w:sz w:val="20"/>
          <w:szCs w:val="20"/>
        </w:rPr>
        <w:t>Dyspozycji Najmu</w:t>
      </w:r>
      <w:r w:rsidRPr="001F3834">
        <w:rPr>
          <w:rFonts w:cs="Calibri"/>
          <w:bCs/>
          <w:sz w:val="20"/>
          <w:szCs w:val="20"/>
        </w:rPr>
        <w:t xml:space="preserve">. </w:t>
      </w:r>
      <w:r w:rsidR="006B0237" w:rsidRPr="001F3834">
        <w:rPr>
          <w:rFonts w:cs="Calibri"/>
          <w:bCs/>
          <w:sz w:val="20"/>
          <w:szCs w:val="20"/>
        </w:rPr>
        <w:t xml:space="preserve">Użytkownik przy składaniu </w:t>
      </w:r>
      <w:r w:rsidR="00626AE4" w:rsidRPr="001F3834">
        <w:rPr>
          <w:rFonts w:cs="Calibri"/>
          <w:bCs/>
          <w:sz w:val="20"/>
          <w:szCs w:val="20"/>
        </w:rPr>
        <w:t>Dyspozycji Najmu</w:t>
      </w:r>
      <w:r w:rsidR="006B0237" w:rsidRPr="001F3834">
        <w:rPr>
          <w:rFonts w:cs="Calibri"/>
          <w:bCs/>
          <w:sz w:val="20"/>
          <w:szCs w:val="20"/>
        </w:rPr>
        <w:t xml:space="preserve"> samodzielnie oznacza długość trwania Najmu, wskazując daty rozpoczęcia i zakończenia Najmu. </w:t>
      </w:r>
    </w:p>
    <w:p w14:paraId="02BDC9E6" w14:textId="0F8D3BFE" w:rsidR="00EF7FEC" w:rsidRPr="001F3834" w:rsidRDefault="006B0237" w:rsidP="006B0237">
      <w:pPr>
        <w:pStyle w:val="Akapitzlist"/>
        <w:numPr>
          <w:ilvl w:val="3"/>
          <w:numId w:val="8"/>
        </w:numPr>
        <w:spacing w:before="0" w:after="0"/>
        <w:ind w:left="426"/>
        <w:jc w:val="both"/>
        <w:rPr>
          <w:rFonts w:cs="Calibri"/>
          <w:bCs/>
          <w:sz w:val="20"/>
          <w:szCs w:val="20"/>
        </w:rPr>
      </w:pPr>
      <w:r w:rsidRPr="001F3834">
        <w:rPr>
          <w:rFonts w:cs="Calibri"/>
          <w:bCs/>
          <w:sz w:val="20"/>
          <w:szCs w:val="20"/>
        </w:rPr>
        <w:t>C</w:t>
      </w:r>
      <w:r w:rsidR="00EF7FEC" w:rsidRPr="001F3834">
        <w:rPr>
          <w:rFonts w:cs="Calibri"/>
          <w:bCs/>
          <w:sz w:val="20"/>
          <w:szCs w:val="20"/>
        </w:rPr>
        <w:t xml:space="preserve">zas Najmu </w:t>
      </w:r>
      <w:r w:rsidR="004015FF" w:rsidRPr="001F3834">
        <w:rPr>
          <w:rFonts w:cs="Calibri"/>
          <w:bCs/>
          <w:sz w:val="20"/>
          <w:szCs w:val="20"/>
        </w:rPr>
        <w:t xml:space="preserve">wygasa </w:t>
      </w:r>
      <w:r w:rsidR="005167CE" w:rsidRPr="001F3834">
        <w:rPr>
          <w:rFonts w:cs="Calibri"/>
          <w:bCs/>
          <w:sz w:val="20"/>
          <w:szCs w:val="20"/>
        </w:rPr>
        <w:t xml:space="preserve">o godzinie 23:59 w ostatnim dniu </w:t>
      </w:r>
      <w:r w:rsidR="00950B12" w:rsidRPr="001F3834">
        <w:rPr>
          <w:rFonts w:cs="Calibri"/>
          <w:bCs/>
          <w:sz w:val="20"/>
          <w:szCs w:val="20"/>
        </w:rPr>
        <w:t>C</w:t>
      </w:r>
      <w:r w:rsidR="005167CE" w:rsidRPr="001F3834">
        <w:rPr>
          <w:rFonts w:cs="Calibri"/>
          <w:bCs/>
          <w:sz w:val="20"/>
          <w:szCs w:val="20"/>
        </w:rPr>
        <w:t>zasu Najmu</w:t>
      </w:r>
      <w:r w:rsidR="008C60F2" w:rsidRPr="001F3834">
        <w:rPr>
          <w:rFonts w:cs="Calibri"/>
          <w:bCs/>
          <w:sz w:val="20"/>
          <w:szCs w:val="20"/>
        </w:rPr>
        <w:t xml:space="preserve">, jaki </w:t>
      </w:r>
      <w:r w:rsidR="00950B12" w:rsidRPr="001F3834">
        <w:rPr>
          <w:rFonts w:cs="Calibri"/>
          <w:bCs/>
          <w:sz w:val="20"/>
          <w:szCs w:val="20"/>
        </w:rPr>
        <w:t>określił</w:t>
      </w:r>
      <w:r w:rsidR="008C60F2" w:rsidRPr="001F3834">
        <w:rPr>
          <w:rFonts w:cs="Calibri"/>
          <w:bCs/>
          <w:sz w:val="20"/>
          <w:szCs w:val="20"/>
        </w:rPr>
        <w:t xml:space="preserve"> Użytkownik</w:t>
      </w:r>
      <w:r w:rsidR="00165567" w:rsidRPr="001F3834">
        <w:rPr>
          <w:rFonts w:cs="Calibri"/>
          <w:bCs/>
          <w:sz w:val="20"/>
          <w:szCs w:val="20"/>
        </w:rPr>
        <w:t xml:space="preserve"> — z </w:t>
      </w:r>
      <w:r w:rsidR="00165567" w:rsidRPr="001F3834">
        <w:rPr>
          <w:rFonts w:cs="Calibri"/>
          <w:bCs/>
          <w:sz w:val="20"/>
          <w:szCs w:val="20"/>
        </w:rPr>
        <w:t>zastrzeżeniem ust. 4-</w:t>
      </w:r>
      <w:r w:rsidR="00EB3DE1" w:rsidRPr="001F3834">
        <w:rPr>
          <w:rFonts w:cs="Calibri"/>
          <w:bCs/>
          <w:sz w:val="20"/>
          <w:szCs w:val="20"/>
        </w:rPr>
        <w:t>5</w:t>
      </w:r>
      <w:r w:rsidR="00D6673A" w:rsidRPr="001F3834">
        <w:rPr>
          <w:rFonts w:cs="Calibri"/>
          <w:bCs/>
          <w:sz w:val="20"/>
          <w:szCs w:val="20"/>
        </w:rPr>
        <w:t>.</w:t>
      </w:r>
      <w:r w:rsidR="00EB3DE1" w:rsidRPr="001F3834">
        <w:rPr>
          <w:rFonts w:cs="Calibri"/>
          <w:bCs/>
          <w:sz w:val="20"/>
          <w:szCs w:val="20"/>
        </w:rPr>
        <w:t xml:space="preserve"> Z tytułu przedłużenia Czasu Najmu </w:t>
      </w:r>
      <w:r w:rsidR="00CD7951" w:rsidRPr="001F3834">
        <w:rPr>
          <w:rFonts w:cs="Calibri"/>
          <w:bCs/>
          <w:sz w:val="20"/>
          <w:szCs w:val="20"/>
        </w:rPr>
        <w:t xml:space="preserve">Operatorowi przysługuje dodatkowa Opłata Czynszowa, której uiszczenie jest warunkiem koniecznym przedłużenia Czasu Najmu. </w:t>
      </w:r>
    </w:p>
    <w:p w14:paraId="3B2C24C3" w14:textId="77777777" w:rsidR="0044504F" w:rsidRPr="001F3834" w:rsidRDefault="00021A8A" w:rsidP="006667F9">
      <w:pPr>
        <w:pStyle w:val="Akapitzlist"/>
        <w:numPr>
          <w:ilvl w:val="3"/>
          <w:numId w:val="8"/>
        </w:numPr>
        <w:ind w:left="426"/>
        <w:jc w:val="both"/>
        <w:rPr>
          <w:rFonts w:cs="Calibri"/>
          <w:bCs/>
          <w:sz w:val="20"/>
          <w:szCs w:val="20"/>
        </w:rPr>
      </w:pPr>
      <w:r w:rsidRPr="001F3834">
        <w:rPr>
          <w:rFonts w:cs="Calibri"/>
          <w:bCs/>
          <w:sz w:val="20"/>
          <w:szCs w:val="20"/>
        </w:rPr>
        <w:t>Przed upływem pierwotnie ustalonego Czasu Najmu</w:t>
      </w:r>
      <w:r w:rsidR="008C60F2" w:rsidRPr="001F3834">
        <w:rPr>
          <w:rFonts w:cs="Calibri"/>
          <w:bCs/>
          <w:sz w:val="20"/>
          <w:szCs w:val="20"/>
        </w:rPr>
        <w:t xml:space="preserve"> Użytkownik </w:t>
      </w:r>
      <w:r w:rsidR="0009600C" w:rsidRPr="001F3834">
        <w:rPr>
          <w:rFonts w:cs="Calibri"/>
          <w:bCs/>
          <w:sz w:val="20"/>
          <w:szCs w:val="20"/>
        </w:rPr>
        <w:t xml:space="preserve">może dokonać jego przedłużenia na kolejny okres </w:t>
      </w:r>
      <w:r w:rsidR="005A6D4D" w:rsidRPr="001F3834">
        <w:rPr>
          <w:rFonts w:cs="Calibri"/>
          <w:bCs/>
          <w:sz w:val="20"/>
          <w:szCs w:val="20"/>
        </w:rPr>
        <w:t xml:space="preserve">za pomocą odpowiedniej funkcjonalności </w:t>
      </w:r>
      <w:r w:rsidR="00D70098" w:rsidRPr="001F3834">
        <w:rPr>
          <w:rFonts w:cs="Calibri"/>
          <w:bCs/>
          <w:sz w:val="20"/>
          <w:szCs w:val="20"/>
        </w:rPr>
        <w:t>Aplikacji</w:t>
      </w:r>
      <w:r w:rsidR="005A6D4D" w:rsidRPr="001F3834">
        <w:rPr>
          <w:rFonts w:cs="Calibri"/>
          <w:bCs/>
          <w:sz w:val="20"/>
          <w:szCs w:val="20"/>
        </w:rPr>
        <w:t>.</w:t>
      </w:r>
      <w:r w:rsidR="00BC1B76" w:rsidRPr="001F3834">
        <w:rPr>
          <w:rFonts w:cs="Calibri"/>
          <w:bCs/>
          <w:sz w:val="20"/>
          <w:szCs w:val="20"/>
        </w:rPr>
        <w:t xml:space="preserve"> Użytkownik samodzielnie określa</w:t>
      </w:r>
      <w:r w:rsidR="004810DF" w:rsidRPr="001F3834">
        <w:rPr>
          <w:rFonts w:cs="Calibri"/>
          <w:bCs/>
          <w:sz w:val="20"/>
          <w:szCs w:val="20"/>
        </w:rPr>
        <w:t xml:space="preserve"> długość okresu, o jaki chce przedłużyć Czas Najmu. </w:t>
      </w:r>
    </w:p>
    <w:p w14:paraId="3E9F060D" w14:textId="1FC9E66D" w:rsidR="005167CE" w:rsidRPr="001F3834" w:rsidRDefault="0044504F" w:rsidP="006667F9">
      <w:pPr>
        <w:pStyle w:val="Akapitzlist"/>
        <w:numPr>
          <w:ilvl w:val="3"/>
          <w:numId w:val="8"/>
        </w:numPr>
        <w:ind w:left="426"/>
        <w:jc w:val="both"/>
        <w:rPr>
          <w:rFonts w:cs="Calibri"/>
          <w:bCs/>
          <w:sz w:val="20"/>
          <w:szCs w:val="20"/>
        </w:rPr>
      </w:pPr>
      <w:r w:rsidRPr="001F3834">
        <w:rPr>
          <w:rFonts w:cs="Calibri"/>
          <w:bCs/>
          <w:sz w:val="20"/>
          <w:szCs w:val="20"/>
        </w:rPr>
        <w:t xml:space="preserve">Przed upływem pierwotnie ustalonego Czasu Najmu Użytkownik może dokonać </w:t>
      </w:r>
      <w:r w:rsidR="00F3528E" w:rsidRPr="001F3834">
        <w:rPr>
          <w:rFonts w:cs="Calibri"/>
          <w:bCs/>
          <w:sz w:val="20"/>
          <w:szCs w:val="20"/>
        </w:rPr>
        <w:t xml:space="preserve">wcześniejszego zwrotu </w:t>
      </w:r>
      <w:r w:rsidR="00910347" w:rsidRPr="001F3834">
        <w:rPr>
          <w:rFonts w:cs="Calibri"/>
          <w:bCs/>
          <w:sz w:val="20"/>
          <w:szCs w:val="20"/>
        </w:rPr>
        <w:t>Schowka</w:t>
      </w:r>
      <w:r w:rsidR="002D6DBA" w:rsidRPr="001F3834">
        <w:rPr>
          <w:rFonts w:cs="Calibri"/>
          <w:bCs/>
          <w:sz w:val="20"/>
          <w:szCs w:val="20"/>
        </w:rPr>
        <w:t xml:space="preserve"> za pomocą odpowiedniej funkcjonalności Aplikacji. Wcześniejsze zakończenie korzystania ze </w:t>
      </w:r>
      <w:r w:rsidR="00B566CE" w:rsidRPr="001F3834">
        <w:rPr>
          <w:rFonts w:cs="Calibri"/>
          <w:bCs/>
          <w:sz w:val="20"/>
          <w:szCs w:val="20"/>
        </w:rPr>
        <w:t xml:space="preserve">Schowka nie </w:t>
      </w:r>
      <w:r w:rsidR="008B0258" w:rsidRPr="001F3834">
        <w:rPr>
          <w:rFonts w:cs="Calibri"/>
          <w:bCs/>
          <w:sz w:val="20"/>
          <w:szCs w:val="20"/>
        </w:rPr>
        <w:t xml:space="preserve">wpływa na okres obowiązywania Umowy Najmu, która wygasa z ostatnim dniem </w:t>
      </w:r>
      <w:r w:rsidR="008622AE" w:rsidRPr="001F3834">
        <w:rPr>
          <w:rFonts w:cs="Calibri"/>
          <w:bCs/>
          <w:sz w:val="20"/>
          <w:szCs w:val="20"/>
        </w:rPr>
        <w:t>określonego przez Użytkownika Czasu Najmu.</w:t>
      </w:r>
      <w:r w:rsidR="00AB0526" w:rsidRPr="001F3834">
        <w:rPr>
          <w:rFonts w:cs="Calibri"/>
          <w:bCs/>
          <w:sz w:val="20"/>
          <w:szCs w:val="20"/>
        </w:rPr>
        <w:t xml:space="preserve"> W związku z </w:t>
      </w:r>
      <w:r w:rsidR="0011096F" w:rsidRPr="001F3834">
        <w:rPr>
          <w:rFonts w:cs="Calibri"/>
          <w:bCs/>
          <w:sz w:val="20"/>
          <w:szCs w:val="20"/>
        </w:rPr>
        <w:t>wykonywaniem Umowy Najmu przez cały ustalony Czas Najmu</w:t>
      </w:r>
      <w:r w:rsidR="00AB0526" w:rsidRPr="001F3834">
        <w:rPr>
          <w:rFonts w:cs="Calibri"/>
          <w:bCs/>
          <w:sz w:val="20"/>
          <w:szCs w:val="20"/>
        </w:rPr>
        <w:t xml:space="preserve"> Użytkownikowi nie przysługuje prawo żądania zwrotu proporcjonalnej części Opłaty Czynszowej</w:t>
      </w:r>
      <w:r w:rsidR="0011096F" w:rsidRPr="001F3834">
        <w:rPr>
          <w:rFonts w:cs="Calibri"/>
          <w:bCs/>
          <w:sz w:val="20"/>
          <w:szCs w:val="20"/>
        </w:rPr>
        <w:t xml:space="preserve"> z uwagi na podjęcie we własnym zakresie decyzji o zaprzestaniu korzystania ze Schowka. </w:t>
      </w:r>
    </w:p>
    <w:p w14:paraId="70444A2F" w14:textId="77777777" w:rsidR="003D488F" w:rsidRPr="001F3834" w:rsidRDefault="003D488F" w:rsidP="00F30784">
      <w:pPr>
        <w:spacing w:line="276" w:lineRule="auto"/>
        <w:jc w:val="center"/>
        <w:rPr>
          <w:rFonts w:asciiTheme="majorHAnsi" w:hAnsiTheme="majorHAnsi" w:cs="Calibri"/>
          <w:b/>
          <w:sz w:val="20"/>
          <w:szCs w:val="20"/>
        </w:rPr>
      </w:pPr>
    </w:p>
    <w:p w14:paraId="4363E698" w14:textId="7E8DBEFC" w:rsidR="00AC7133" w:rsidRPr="001F3834" w:rsidRDefault="00AC7133"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xml:space="preserve">§ </w:t>
      </w:r>
      <w:r w:rsidR="001B194B" w:rsidRPr="001F3834">
        <w:rPr>
          <w:rFonts w:asciiTheme="majorHAnsi" w:hAnsiTheme="majorHAnsi" w:cs="Calibri"/>
          <w:b/>
          <w:sz w:val="20"/>
          <w:szCs w:val="20"/>
        </w:rPr>
        <w:t>21</w:t>
      </w:r>
      <w:r w:rsidRPr="001F3834">
        <w:rPr>
          <w:rFonts w:asciiTheme="majorHAnsi" w:hAnsiTheme="majorHAnsi" w:cs="Calibri"/>
          <w:b/>
          <w:sz w:val="20"/>
          <w:szCs w:val="20"/>
        </w:rPr>
        <w:t xml:space="preserve">. </w:t>
      </w:r>
    </w:p>
    <w:p w14:paraId="3DBA8D2E" w14:textId="2D1056D4" w:rsidR="00AC7133" w:rsidRPr="001F3834" w:rsidRDefault="00AC7133"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xml:space="preserve">Zwrot </w:t>
      </w:r>
      <w:r w:rsidR="00312379" w:rsidRPr="001F3834">
        <w:rPr>
          <w:rFonts w:asciiTheme="majorHAnsi" w:hAnsiTheme="majorHAnsi" w:cs="Calibri"/>
          <w:b/>
          <w:sz w:val="20"/>
          <w:szCs w:val="20"/>
        </w:rPr>
        <w:t>Schowka</w:t>
      </w:r>
    </w:p>
    <w:p w14:paraId="1C13D3AC" w14:textId="671AB0A3" w:rsidR="00180BBC" w:rsidRPr="001F3834" w:rsidRDefault="00414483" w:rsidP="006667F9">
      <w:pPr>
        <w:pStyle w:val="Akapitzlist"/>
        <w:numPr>
          <w:ilvl w:val="6"/>
          <w:numId w:val="8"/>
        </w:numPr>
        <w:spacing w:before="0" w:after="0"/>
        <w:ind w:left="426"/>
        <w:jc w:val="both"/>
        <w:rPr>
          <w:rFonts w:cs="Calibri"/>
          <w:bCs/>
          <w:sz w:val="20"/>
          <w:szCs w:val="20"/>
        </w:rPr>
      </w:pPr>
      <w:r w:rsidRPr="001F3834">
        <w:rPr>
          <w:rFonts w:cs="Calibri"/>
          <w:bCs/>
          <w:sz w:val="20"/>
          <w:szCs w:val="20"/>
        </w:rPr>
        <w:t xml:space="preserve">Użytkownik jest zobowiązany dokonać zwrotu </w:t>
      </w:r>
      <w:r w:rsidR="00312379" w:rsidRPr="001F3834">
        <w:rPr>
          <w:rFonts w:cs="Calibri"/>
          <w:bCs/>
          <w:sz w:val="20"/>
          <w:szCs w:val="20"/>
        </w:rPr>
        <w:t xml:space="preserve">Schowka </w:t>
      </w:r>
      <w:r w:rsidR="000D0075" w:rsidRPr="001F3834">
        <w:rPr>
          <w:rFonts w:cs="Calibri"/>
          <w:bCs/>
          <w:sz w:val="20"/>
          <w:szCs w:val="20"/>
        </w:rPr>
        <w:t>najpóźniej z chwilą upływu</w:t>
      </w:r>
      <w:r w:rsidR="00312379" w:rsidRPr="001F3834">
        <w:rPr>
          <w:rFonts w:cs="Calibri"/>
          <w:bCs/>
          <w:sz w:val="20"/>
          <w:szCs w:val="20"/>
        </w:rPr>
        <w:t xml:space="preserve"> </w:t>
      </w:r>
      <w:r w:rsidR="000D0075" w:rsidRPr="001F3834">
        <w:rPr>
          <w:rFonts w:cs="Calibri"/>
          <w:bCs/>
          <w:sz w:val="20"/>
          <w:szCs w:val="20"/>
        </w:rPr>
        <w:t>C</w:t>
      </w:r>
      <w:r w:rsidR="00312379" w:rsidRPr="001F3834">
        <w:rPr>
          <w:rFonts w:cs="Calibri"/>
          <w:bCs/>
          <w:sz w:val="20"/>
          <w:szCs w:val="20"/>
        </w:rPr>
        <w:t>zasu Najmu</w:t>
      </w:r>
      <w:r w:rsidR="00B223B8" w:rsidRPr="001F3834">
        <w:rPr>
          <w:rFonts w:cs="Calibri"/>
          <w:bCs/>
          <w:sz w:val="20"/>
          <w:szCs w:val="20"/>
        </w:rPr>
        <w:t>.</w:t>
      </w:r>
    </w:p>
    <w:p w14:paraId="2253BC61" w14:textId="77777777" w:rsidR="00180BBC" w:rsidRPr="001F3834" w:rsidRDefault="00180BBC" w:rsidP="006667F9">
      <w:pPr>
        <w:pStyle w:val="Akapitzlist"/>
        <w:numPr>
          <w:ilvl w:val="6"/>
          <w:numId w:val="8"/>
        </w:numPr>
        <w:spacing w:before="0" w:after="0"/>
        <w:ind w:left="426"/>
        <w:jc w:val="both"/>
        <w:rPr>
          <w:rFonts w:cs="Calibri"/>
          <w:bCs/>
          <w:sz w:val="20"/>
          <w:szCs w:val="20"/>
        </w:rPr>
      </w:pPr>
      <w:r w:rsidRPr="001F3834">
        <w:rPr>
          <w:rFonts w:cs="Calibri"/>
          <w:bCs/>
          <w:sz w:val="20"/>
          <w:szCs w:val="20"/>
        </w:rPr>
        <w:t>Aby dokonać poprawnego zwrotu Schowka, Użytkownik powinien:</w:t>
      </w:r>
    </w:p>
    <w:p w14:paraId="1AA1D467" w14:textId="63EB66F3" w:rsidR="00743F82" w:rsidRPr="001F3834" w:rsidRDefault="00260232" w:rsidP="006667F9">
      <w:pPr>
        <w:pStyle w:val="Akapitzlist"/>
        <w:numPr>
          <w:ilvl w:val="0"/>
          <w:numId w:val="55"/>
        </w:numPr>
        <w:spacing w:before="0" w:after="0"/>
        <w:jc w:val="both"/>
        <w:rPr>
          <w:rFonts w:cs="Calibri"/>
          <w:bCs/>
          <w:sz w:val="20"/>
          <w:szCs w:val="20"/>
        </w:rPr>
      </w:pPr>
      <w:r>
        <w:rPr>
          <w:rFonts w:cs="Calibri"/>
          <w:bCs/>
          <w:sz w:val="20"/>
          <w:szCs w:val="20"/>
        </w:rPr>
        <w:t>wybrać schowek który chciałby zwrócić, z pola "zarządzaj swoimi mini magazynami"</w:t>
      </w:r>
      <w:r w:rsidRPr="001F3834">
        <w:rPr>
          <w:rFonts w:cs="Calibri"/>
          <w:bCs/>
          <w:sz w:val="20"/>
          <w:szCs w:val="20"/>
        </w:rPr>
        <w:t xml:space="preserve">; </w:t>
      </w:r>
    </w:p>
    <w:p w14:paraId="66C8DF63" w14:textId="16CECC9C" w:rsidR="00180BBC" w:rsidRPr="001F3834" w:rsidRDefault="00260232" w:rsidP="006667F9">
      <w:pPr>
        <w:pStyle w:val="Akapitzlist"/>
        <w:numPr>
          <w:ilvl w:val="0"/>
          <w:numId w:val="55"/>
        </w:numPr>
        <w:spacing w:before="0" w:after="0"/>
        <w:jc w:val="both"/>
        <w:rPr>
          <w:rFonts w:cs="Calibri"/>
          <w:bCs/>
          <w:sz w:val="20"/>
          <w:szCs w:val="20"/>
        </w:rPr>
      </w:pPr>
      <w:r>
        <w:rPr>
          <w:rFonts w:cs="Calibri"/>
          <w:bCs/>
          <w:sz w:val="20"/>
          <w:szCs w:val="20"/>
        </w:rPr>
        <w:t>kliknąć "zakończ"</w:t>
      </w:r>
      <w:r w:rsidRPr="001F3834">
        <w:rPr>
          <w:rFonts w:cs="Calibri"/>
          <w:bCs/>
          <w:sz w:val="20"/>
          <w:szCs w:val="20"/>
        </w:rPr>
        <w:t xml:space="preserve">; </w:t>
      </w:r>
    </w:p>
    <w:p w14:paraId="432ED486" w14:textId="5BF2519B" w:rsidR="00180BBC" w:rsidRPr="001F3834" w:rsidRDefault="00260232" w:rsidP="006667F9">
      <w:pPr>
        <w:pStyle w:val="Akapitzlist"/>
        <w:numPr>
          <w:ilvl w:val="0"/>
          <w:numId w:val="55"/>
        </w:numPr>
        <w:spacing w:before="0" w:after="0"/>
        <w:jc w:val="both"/>
        <w:rPr>
          <w:rFonts w:cs="Calibri"/>
          <w:bCs/>
          <w:sz w:val="20"/>
          <w:szCs w:val="20"/>
        </w:rPr>
      </w:pPr>
      <w:r>
        <w:rPr>
          <w:rFonts w:cs="Calibri"/>
          <w:bCs/>
          <w:sz w:val="20"/>
          <w:szCs w:val="20"/>
        </w:rPr>
        <w:t>potwierdzić decyzję po wyświetleniu się komunikatu "</w:t>
      </w:r>
      <w:r w:rsidRPr="00260232">
        <w:rPr>
          <w:rFonts w:cs="Calibri"/>
          <w:bCs/>
          <w:sz w:val="20"/>
          <w:szCs w:val="20"/>
        </w:rPr>
        <w:t>Czy jesteś pewien, że chcesz zakończyć tę umowę?</w:t>
      </w:r>
      <w:r>
        <w:rPr>
          <w:rFonts w:cs="Calibri"/>
          <w:bCs/>
          <w:sz w:val="20"/>
          <w:szCs w:val="20"/>
        </w:rPr>
        <w:t xml:space="preserve">" </w:t>
      </w:r>
      <w:r w:rsidRPr="001F3834">
        <w:rPr>
          <w:rFonts w:cs="Calibri"/>
          <w:bCs/>
          <w:sz w:val="20"/>
          <w:szCs w:val="20"/>
        </w:rPr>
        <w:t xml:space="preserve">; </w:t>
      </w:r>
    </w:p>
    <w:p w14:paraId="256698B3" w14:textId="308EF3B1" w:rsidR="00696330" w:rsidRPr="001F3834" w:rsidRDefault="00F75C11" w:rsidP="006667F9">
      <w:pPr>
        <w:pStyle w:val="Akapitzlist"/>
        <w:numPr>
          <w:ilvl w:val="6"/>
          <w:numId w:val="8"/>
        </w:numPr>
        <w:spacing w:before="0" w:after="0"/>
        <w:ind w:left="426"/>
        <w:jc w:val="both"/>
        <w:rPr>
          <w:rFonts w:cs="Calibri"/>
          <w:bCs/>
          <w:sz w:val="20"/>
          <w:szCs w:val="20"/>
        </w:rPr>
      </w:pPr>
      <w:r w:rsidRPr="001F3834">
        <w:rPr>
          <w:rFonts w:cs="Calibri"/>
          <w:bCs/>
          <w:sz w:val="20"/>
          <w:szCs w:val="20"/>
        </w:rPr>
        <w:t>W p</w:t>
      </w:r>
      <w:r w:rsidR="00051BE5" w:rsidRPr="001F3834">
        <w:rPr>
          <w:rFonts w:cs="Calibri"/>
          <w:bCs/>
          <w:sz w:val="20"/>
          <w:szCs w:val="20"/>
        </w:rPr>
        <w:t xml:space="preserve">rzypadku jakichkolwiek przeszkód technicznych, które uniemożliwiają zwrot </w:t>
      </w:r>
      <w:r w:rsidR="00C94588" w:rsidRPr="001F3834">
        <w:rPr>
          <w:rFonts w:cs="Calibri"/>
          <w:bCs/>
          <w:sz w:val="20"/>
          <w:szCs w:val="20"/>
        </w:rPr>
        <w:t>Schowka</w:t>
      </w:r>
      <w:r w:rsidR="00051BE5" w:rsidRPr="001F3834">
        <w:rPr>
          <w:rFonts w:cs="Calibri"/>
          <w:bCs/>
          <w:sz w:val="20"/>
          <w:szCs w:val="20"/>
        </w:rPr>
        <w:t>, Użytkownik jest zobowiązany</w:t>
      </w:r>
      <w:r w:rsidR="00C821A1" w:rsidRPr="001F3834">
        <w:rPr>
          <w:rFonts w:cs="Calibri"/>
          <w:bCs/>
          <w:sz w:val="20"/>
          <w:szCs w:val="20"/>
        </w:rPr>
        <w:t xml:space="preserve"> zgłosić tę okoliczność poprzez</w:t>
      </w:r>
      <w:r w:rsidR="00696330" w:rsidRPr="001F3834">
        <w:rPr>
          <w:rFonts w:cs="Calibri"/>
          <w:bCs/>
          <w:sz w:val="20"/>
          <w:szCs w:val="20"/>
        </w:rPr>
        <w:t>:</w:t>
      </w:r>
    </w:p>
    <w:p w14:paraId="40118DD5" w14:textId="6AE63788" w:rsidR="00C94588" w:rsidRPr="001F3834" w:rsidRDefault="00782616" w:rsidP="006667F9">
      <w:pPr>
        <w:pStyle w:val="Akapitzlist"/>
        <w:numPr>
          <w:ilvl w:val="0"/>
          <w:numId w:val="56"/>
        </w:numPr>
        <w:spacing w:before="0" w:after="0"/>
        <w:jc w:val="both"/>
        <w:rPr>
          <w:rFonts w:cs="Calibri"/>
          <w:bCs/>
          <w:sz w:val="20"/>
          <w:szCs w:val="20"/>
        </w:rPr>
      </w:pPr>
      <w:r>
        <w:rPr>
          <w:rFonts w:cs="Calibri"/>
          <w:bCs/>
          <w:sz w:val="20"/>
          <w:szCs w:val="20"/>
        </w:rPr>
        <w:t xml:space="preserve">adres mailowy </w:t>
      </w:r>
      <w:r w:rsidRPr="007B5773">
        <w:rPr>
          <w:rFonts w:cs="Calibri"/>
          <w:sz w:val="20"/>
          <w:szCs w:val="20"/>
        </w:rPr>
        <w:t>kontakt@smartbox-storage.pl</w:t>
      </w:r>
      <w:r w:rsidRPr="001F3834">
        <w:rPr>
          <w:rFonts w:cs="Calibri"/>
          <w:bCs/>
          <w:sz w:val="20"/>
          <w:szCs w:val="20"/>
        </w:rPr>
        <w:t xml:space="preserve">; </w:t>
      </w:r>
    </w:p>
    <w:p w14:paraId="7C7AEAE2" w14:textId="547D52AA" w:rsidR="00C94588" w:rsidRPr="001F3834" w:rsidRDefault="00F461BE" w:rsidP="006667F9">
      <w:pPr>
        <w:pStyle w:val="Akapitzlist"/>
        <w:numPr>
          <w:ilvl w:val="0"/>
          <w:numId w:val="56"/>
        </w:numPr>
        <w:spacing w:before="0" w:after="0"/>
        <w:jc w:val="both"/>
        <w:rPr>
          <w:rFonts w:cs="Calibri"/>
          <w:bCs/>
          <w:sz w:val="20"/>
          <w:szCs w:val="20"/>
        </w:rPr>
      </w:pPr>
      <w:r>
        <w:rPr>
          <w:rFonts w:cs="Calibri"/>
          <w:bCs/>
          <w:sz w:val="20"/>
          <w:szCs w:val="20"/>
        </w:rPr>
        <w:t>skontaktować się z operatorem telefonicznie lub mailowo</w:t>
      </w:r>
      <w:r w:rsidRPr="001F3834">
        <w:rPr>
          <w:rFonts w:cs="Calibri"/>
          <w:bCs/>
          <w:sz w:val="20"/>
          <w:szCs w:val="20"/>
        </w:rPr>
        <w:t xml:space="preserve">; </w:t>
      </w:r>
    </w:p>
    <w:p w14:paraId="0F277903" w14:textId="615658F8" w:rsidR="00720C68" w:rsidRPr="001F3834" w:rsidRDefault="00720C68" w:rsidP="006667F9">
      <w:pPr>
        <w:pStyle w:val="Akapitzlist"/>
        <w:numPr>
          <w:ilvl w:val="6"/>
          <w:numId w:val="8"/>
        </w:numPr>
        <w:ind w:left="426"/>
        <w:jc w:val="both"/>
        <w:rPr>
          <w:rFonts w:cs="Calibri"/>
          <w:bCs/>
          <w:sz w:val="20"/>
          <w:szCs w:val="20"/>
        </w:rPr>
      </w:pPr>
      <w:r w:rsidRPr="001F3834">
        <w:rPr>
          <w:rFonts w:cs="Calibri"/>
          <w:bCs/>
          <w:sz w:val="20"/>
          <w:szCs w:val="20"/>
        </w:rPr>
        <w:t xml:space="preserve">W przypadku powzięcia przez </w:t>
      </w:r>
      <w:r w:rsidR="009D1809" w:rsidRPr="001F3834">
        <w:rPr>
          <w:rFonts w:cs="Calibri"/>
          <w:bCs/>
          <w:sz w:val="20"/>
          <w:szCs w:val="20"/>
        </w:rPr>
        <w:t>Operatora</w:t>
      </w:r>
      <w:r w:rsidRPr="001F3834">
        <w:rPr>
          <w:rFonts w:cs="Calibri"/>
          <w:bCs/>
          <w:sz w:val="20"/>
          <w:szCs w:val="20"/>
        </w:rPr>
        <w:t xml:space="preserve"> informacji, że Użytkownik korzysta ze Schowka niezgodnie z Regulaminem, </w:t>
      </w:r>
      <w:r w:rsidR="009D1809" w:rsidRPr="001F3834">
        <w:rPr>
          <w:rFonts w:cs="Calibri"/>
          <w:bCs/>
          <w:sz w:val="20"/>
          <w:szCs w:val="20"/>
        </w:rPr>
        <w:t>Operator</w:t>
      </w:r>
      <w:r w:rsidRPr="001F3834">
        <w:rPr>
          <w:rFonts w:cs="Calibri"/>
          <w:bCs/>
          <w:sz w:val="20"/>
          <w:szCs w:val="20"/>
        </w:rPr>
        <w:t xml:space="preserve"> może zażądać zwrotu Schowka, w tym przed upływem </w:t>
      </w:r>
      <w:r w:rsidR="00AB0526" w:rsidRPr="001F3834">
        <w:rPr>
          <w:rFonts w:cs="Calibri"/>
          <w:bCs/>
          <w:sz w:val="20"/>
          <w:szCs w:val="20"/>
        </w:rPr>
        <w:t>C</w:t>
      </w:r>
      <w:r w:rsidRPr="001F3834">
        <w:rPr>
          <w:rFonts w:cs="Calibri"/>
          <w:bCs/>
          <w:sz w:val="20"/>
          <w:szCs w:val="20"/>
        </w:rPr>
        <w:t xml:space="preserve">zasu Najmu, natomiast Użytkownik jest zobowiązany dokonać tego zwrotu niezwłocznie, jednak nie później niż w terminie 24 (słownie: dwudziestu) czterech godzin od chwili otrzymania żądania </w:t>
      </w:r>
      <w:r w:rsidR="009D1809" w:rsidRPr="001F3834">
        <w:rPr>
          <w:rFonts w:cs="Calibri"/>
          <w:bCs/>
          <w:sz w:val="20"/>
          <w:szCs w:val="20"/>
        </w:rPr>
        <w:t>Operatora</w:t>
      </w:r>
      <w:r w:rsidRPr="001F3834">
        <w:rPr>
          <w:rFonts w:cs="Calibri"/>
          <w:bCs/>
          <w:sz w:val="20"/>
          <w:szCs w:val="20"/>
        </w:rPr>
        <w:t>.</w:t>
      </w:r>
    </w:p>
    <w:p w14:paraId="635A5312" w14:textId="465ADB6B" w:rsidR="00DC0612" w:rsidRPr="001F3834" w:rsidRDefault="00DC0612" w:rsidP="006667F9">
      <w:pPr>
        <w:pStyle w:val="Akapitzlist"/>
        <w:numPr>
          <w:ilvl w:val="6"/>
          <w:numId w:val="8"/>
        </w:numPr>
        <w:ind w:left="426"/>
        <w:jc w:val="both"/>
        <w:rPr>
          <w:rFonts w:cs="Calibri"/>
          <w:bCs/>
          <w:sz w:val="20"/>
          <w:szCs w:val="20"/>
        </w:rPr>
      </w:pPr>
      <w:r w:rsidRPr="001F3834">
        <w:rPr>
          <w:rFonts w:cs="Calibri"/>
          <w:bCs/>
          <w:sz w:val="20"/>
          <w:szCs w:val="20"/>
        </w:rPr>
        <w:t xml:space="preserve">Użytkownik jest zobowiązany zabrać wszystkie swoje ruchomości ze Schowka po </w:t>
      </w:r>
      <w:r w:rsidR="003D685F" w:rsidRPr="001F3834">
        <w:rPr>
          <w:rFonts w:cs="Calibri"/>
          <w:bCs/>
          <w:sz w:val="20"/>
          <w:szCs w:val="20"/>
        </w:rPr>
        <w:t>zakończeniu</w:t>
      </w:r>
      <w:r w:rsidRPr="001F3834">
        <w:rPr>
          <w:rFonts w:cs="Calibri"/>
          <w:bCs/>
          <w:sz w:val="20"/>
          <w:szCs w:val="20"/>
        </w:rPr>
        <w:t xml:space="preserve"> Najmu</w:t>
      </w:r>
      <w:r w:rsidR="00E6590B" w:rsidRPr="001F3834">
        <w:rPr>
          <w:rFonts w:cs="Calibri"/>
          <w:bCs/>
          <w:sz w:val="20"/>
          <w:szCs w:val="20"/>
        </w:rPr>
        <w:t>, niezależnie od trybu zakończenia Najmu</w:t>
      </w:r>
      <w:r w:rsidRPr="001F3834">
        <w:rPr>
          <w:rFonts w:cs="Calibri"/>
          <w:bCs/>
          <w:sz w:val="20"/>
          <w:szCs w:val="20"/>
        </w:rPr>
        <w:t xml:space="preserve">. </w:t>
      </w:r>
    </w:p>
    <w:p w14:paraId="60C235C7" w14:textId="4389DBCF" w:rsidR="00CD7951" w:rsidRPr="001F3834" w:rsidRDefault="004D37DC" w:rsidP="00CD7951">
      <w:pPr>
        <w:pStyle w:val="Akapitzlist"/>
        <w:numPr>
          <w:ilvl w:val="6"/>
          <w:numId w:val="8"/>
        </w:numPr>
        <w:ind w:left="426"/>
        <w:jc w:val="both"/>
        <w:rPr>
          <w:rFonts w:cs="Calibri"/>
          <w:bCs/>
          <w:sz w:val="20"/>
          <w:szCs w:val="20"/>
        </w:rPr>
      </w:pPr>
      <w:r w:rsidRPr="001F3834">
        <w:rPr>
          <w:rFonts w:cs="Calibri"/>
          <w:bCs/>
          <w:sz w:val="20"/>
          <w:szCs w:val="20"/>
        </w:rPr>
        <w:t xml:space="preserve">W przypadku, gdy Użytkownik nie zabierze swoich ruchomości ze Schowka po </w:t>
      </w:r>
      <w:r w:rsidR="003D685F" w:rsidRPr="001F3834">
        <w:rPr>
          <w:rFonts w:cs="Calibri"/>
          <w:bCs/>
          <w:sz w:val="20"/>
          <w:szCs w:val="20"/>
        </w:rPr>
        <w:t>zakończeniu</w:t>
      </w:r>
      <w:r w:rsidR="00DC0612" w:rsidRPr="001F3834">
        <w:rPr>
          <w:rFonts w:cs="Calibri"/>
          <w:bCs/>
          <w:sz w:val="20"/>
          <w:szCs w:val="20"/>
        </w:rPr>
        <w:t xml:space="preserve"> Najmu</w:t>
      </w:r>
      <w:r w:rsidRPr="001F3834">
        <w:rPr>
          <w:rFonts w:cs="Calibri"/>
          <w:bCs/>
          <w:sz w:val="20"/>
          <w:szCs w:val="20"/>
        </w:rPr>
        <w:t xml:space="preserve">, </w:t>
      </w:r>
      <w:r w:rsidR="009D1809" w:rsidRPr="001F3834">
        <w:rPr>
          <w:rFonts w:cs="Calibri"/>
          <w:bCs/>
          <w:sz w:val="20"/>
          <w:szCs w:val="20"/>
        </w:rPr>
        <w:t>Operator</w:t>
      </w:r>
      <w:r w:rsidRPr="001F3834">
        <w:rPr>
          <w:rFonts w:cs="Calibri"/>
          <w:bCs/>
          <w:sz w:val="20"/>
          <w:szCs w:val="20"/>
        </w:rPr>
        <w:t xml:space="preserve"> wezwie Użytkownika do zabrania rzeczy, wyznaczając mu dodatkowy termin, który nie może </w:t>
      </w:r>
      <w:r w:rsidRPr="001F3834">
        <w:rPr>
          <w:rFonts w:cs="Calibri"/>
          <w:bCs/>
          <w:sz w:val="20"/>
          <w:szCs w:val="20"/>
        </w:rPr>
        <w:lastRenderedPageBreak/>
        <w:t xml:space="preserve">wynosić mniej niż </w:t>
      </w:r>
      <w:r w:rsidR="00FE7F25">
        <w:rPr>
          <w:rFonts w:cs="Calibri"/>
          <w:bCs/>
          <w:sz w:val="20"/>
          <w:szCs w:val="20"/>
        </w:rPr>
        <w:t>1</w:t>
      </w:r>
      <w:r w:rsidR="00FE7F25" w:rsidRPr="001F3834">
        <w:rPr>
          <w:rFonts w:cs="Calibri"/>
          <w:bCs/>
          <w:sz w:val="20"/>
          <w:szCs w:val="20"/>
        </w:rPr>
        <w:t xml:space="preserve"> </w:t>
      </w:r>
      <w:r w:rsidRPr="001F3834">
        <w:rPr>
          <w:rFonts w:cs="Calibri"/>
          <w:bCs/>
          <w:sz w:val="20"/>
          <w:szCs w:val="20"/>
        </w:rPr>
        <w:t xml:space="preserve">(słownie: </w:t>
      </w:r>
      <w:r w:rsidR="00FE7F25">
        <w:rPr>
          <w:rFonts w:cs="Calibri"/>
          <w:bCs/>
          <w:sz w:val="20"/>
          <w:szCs w:val="20"/>
        </w:rPr>
        <w:t>jeden</w:t>
      </w:r>
      <w:r w:rsidR="00FE7F25" w:rsidRPr="001F3834">
        <w:rPr>
          <w:rFonts w:cs="Calibri"/>
          <w:bCs/>
          <w:sz w:val="20"/>
          <w:szCs w:val="20"/>
        </w:rPr>
        <w:t xml:space="preserve">) </w:t>
      </w:r>
      <w:r w:rsidRPr="001F3834">
        <w:rPr>
          <w:rFonts w:cs="Calibri"/>
          <w:bCs/>
          <w:sz w:val="20"/>
          <w:szCs w:val="20"/>
        </w:rPr>
        <w:t xml:space="preserve">dni. Jeżeli Użytkownik nie zabierze swoich ruchomości w dodatkowym terminie, </w:t>
      </w:r>
      <w:r w:rsidR="009D1809" w:rsidRPr="001F3834">
        <w:rPr>
          <w:rFonts w:cs="Calibri"/>
          <w:bCs/>
          <w:sz w:val="20"/>
          <w:szCs w:val="20"/>
        </w:rPr>
        <w:t>Operator</w:t>
      </w:r>
      <w:r w:rsidRPr="001F3834">
        <w:rPr>
          <w:rFonts w:cs="Calibri"/>
          <w:bCs/>
          <w:sz w:val="20"/>
          <w:szCs w:val="20"/>
        </w:rPr>
        <w:t xml:space="preserve"> jest uprawniony do opróżnienia Schowka</w:t>
      </w:r>
      <w:r w:rsidR="006938B4" w:rsidRPr="001F3834">
        <w:rPr>
          <w:rFonts w:cs="Calibri"/>
          <w:bCs/>
          <w:sz w:val="20"/>
          <w:szCs w:val="20"/>
        </w:rPr>
        <w:t xml:space="preserve"> we własnym zakresie</w:t>
      </w:r>
      <w:r w:rsidRPr="001F3834">
        <w:rPr>
          <w:rFonts w:cs="Calibri"/>
          <w:bCs/>
          <w:sz w:val="20"/>
          <w:szCs w:val="20"/>
        </w:rPr>
        <w:t xml:space="preserve"> oraz przekazania ruchomości na adres wskazany przez Użytkownika, na koszt i ryzyko Użytkownika</w:t>
      </w:r>
      <w:r w:rsidR="00BE7597">
        <w:rPr>
          <w:rFonts w:cs="Calibri"/>
          <w:bCs/>
          <w:sz w:val="20"/>
          <w:szCs w:val="20"/>
        </w:rPr>
        <w:t xml:space="preserve"> lub utylizacji</w:t>
      </w:r>
      <w:r w:rsidR="00AD2065">
        <w:rPr>
          <w:rFonts w:cs="Calibri"/>
          <w:bCs/>
          <w:sz w:val="20"/>
          <w:szCs w:val="20"/>
        </w:rPr>
        <w:t xml:space="preserve"> / usunięcia</w:t>
      </w:r>
      <w:r w:rsidR="00BE7597">
        <w:rPr>
          <w:rFonts w:cs="Calibri"/>
          <w:bCs/>
          <w:sz w:val="20"/>
          <w:szCs w:val="20"/>
        </w:rPr>
        <w:t xml:space="preserve"> zawartości Schowka na koszt i ryzyko Użytkownika (wybór pomiędzy przekazaniem a utylizacją należy do Operatora)</w:t>
      </w:r>
      <w:r w:rsidRPr="001F3834">
        <w:rPr>
          <w:rFonts w:cs="Calibri"/>
          <w:bCs/>
          <w:sz w:val="20"/>
          <w:szCs w:val="20"/>
        </w:rPr>
        <w:t xml:space="preserve">. </w:t>
      </w:r>
    </w:p>
    <w:p w14:paraId="2D641CA5" w14:textId="37E282D7" w:rsidR="00CD7951" w:rsidRPr="001F3834" w:rsidRDefault="00CD7951" w:rsidP="00CD7951">
      <w:pPr>
        <w:pStyle w:val="Akapitzlist"/>
        <w:numPr>
          <w:ilvl w:val="6"/>
          <w:numId w:val="8"/>
        </w:numPr>
        <w:ind w:left="426"/>
        <w:jc w:val="both"/>
        <w:rPr>
          <w:rFonts w:cs="Calibri"/>
          <w:bCs/>
          <w:sz w:val="20"/>
          <w:szCs w:val="20"/>
        </w:rPr>
      </w:pPr>
      <w:r w:rsidRPr="001F3834">
        <w:rPr>
          <w:rFonts w:cs="Calibri"/>
          <w:bCs/>
          <w:sz w:val="20"/>
          <w:szCs w:val="20"/>
        </w:rPr>
        <w:t xml:space="preserve">Jeżeli Użytkownik nie zwrócił Schowka i nie dokonał przedłużenia Najmu na kolejny okres zgodnie z </w:t>
      </w:r>
      <w:r w:rsidR="00575A46" w:rsidRPr="001F3834">
        <w:rPr>
          <w:rFonts w:cs="Calibri"/>
          <w:bCs/>
          <w:sz w:val="20"/>
          <w:szCs w:val="20"/>
        </w:rPr>
        <w:t>§ 2</w:t>
      </w:r>
      <w:r w:rsidR="00896026" w:rsidRPr="001F3834">
        <w:rPr>
          <w:rFonts w:cs="Calibri"/>
          <w:bCs/>
          <w:sz w:val="20"/>
          <w:szCs w:val="20"/>
        </w:rPr>
        <w:t>0</w:t>
      </w:r>
      <w:r w:rsidR="00575A46" w:rsidRPr="001F3834">
        <w:rPr>
          <w:rFonts w:cs="Calibri"/>
          <w:bCs/>
          <w:sz w:val="20"/>
          <w:szCs w:val="20"/>
        </w:rPr>
        <w:t xml:space="preserve"> </w:t>
      </w:r>
      <w:r w:rsidRPr="001F3834">
        <w:rPr>
          <w:rFonts w:cs="Calibri"/>
          <w:bCs/>
          <w:sz w:val="20"/>
          <w:szCs w:val="20"/>
        </w:rPr>
        <w:t xml:space="preserve">ust. 4, </w:t>
      </w:r>
      <w:r w:rsidR="00CA71A3" w:rsidRPr="001F3834">
        <w:rPr>
          <w:rFonts w:cs="Calibri"/>
          <w:bCs/>
          <w:sz w:val="20"/>
          <w:szCs w:val="20"/>
        </w:rPr>
        <w:t xml:space="preserve">to wówczas przyjmuje się, że </w:t>
      </w:r>
      <w:r w:rsidRPr="001F3834">
        <w:rPr>
          <w:rFonts w:cs="Calibri"/>
          <w:bCs/>
          <w:sz w:val="20"/>
          <w:szCs w:val="20"/>
        </w:rPr>
        <w:t xml:space="preserve">dochodzi do rozpoczęcia bezumownego korzystania ze Schowka przez Użytkownika. W takim przypadku Operatorowi przysługuje odszkodowanie z tytułu bezumownego korzystania w kwocie odpowiadającej wysokości Opłaty Czynszowej za każdy dzień korzystania ze Schowka w czasie obowiązywania Umowy Najmu. </w:t>
      </w:r>
    </w:p>
    <w:p w14:paraId="0995A654" w14:textId="77777777" w:rsidR="004D37DC" w:rsidRPr="001F3834" w:rsidRDefault="004D37DC" w:rsidP="00F30784">
      <w:pPr>
        <w:pStyle w:val="Akapitzlist"/>
        <w:spacing w:before="0" w:after="0"/>
        <w:ind w:left="426"/>
        <w:jc w:val="both"/>
        <w:rPr>
          <w:rFonts w:cs="Calibri"/>
          <w:bCs/>
          <w:sz w:val="20"/>
          <w:szCs w:val="20"/>
        </w:rPr>
      </w:pPr>
    </w:p>
    <w:p w14:paraId="322ED809" w14:textId="6FA7E558" w:rsidR="00743F82" w:rsidRPr="001F3834" w:rsidRDefault="00743F82"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xml:space="preserve">§ </w:t>
      </w:r>
      <w:r w:rsidR="006938B4" w:rsidRPr="001F3834">
        <w:rPr>
          <w:rFonts w:asciiTheme="majorHAnsi" w:hAnsiTheme="majorHAnsi" w:cs="Calibri"/>
          <w:b/>
          <w:sz w:val="20"/>
          <w:szCs w:val="20"/>
        </w:rPr>
        <w:t>22</w:t>
      </w:r>
      <w:r w:rsidRPr="001F3834">
        <w:rPr>
          <w:rFonts w:asciiTheme="majorHAnsi" w:hAnsiTheme="majorHAnsi" w:cs="Calibri"/>
          <w:b/>
          <w:sz w:val="20"/>
          <w:szCs w:val="20"/>
        </w:rPr>
        <w:t xml:space="preserve">. </w:t>
      </w:r>
    </w:p>
    <w:p w14:paraId="1C38462E" w14:textId="71A63B58" w:rsidR="00743F82" w:rsidRPr="001F3834" w:rsidRDefault="006938B4"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Zniszczenie</w:t>
      </w:r>
      <w:r w:rsidR="00743F82" w:rsidRPr="001F3834">
        <w:rPr>
          <w:rFonts w:asciiTheme="majorHAnsi" w:hAnsiTheme="majorHAnsi" w:cs="Calibri"/>
          <w:b/>
          <w:sz w:val="20"/>
          <w:szCs w:val="20"/>
        </w:rPr>
        <w:t xml:space="preserve"> lub uszkodzenie </w:t>
      </w:r>
      <w:r w:rsidRPr="001F3834">
        <w:rPr>
          <w:rFonts w:asciiTheme="majorHAnsi" w:hAnsiTheme="majorHAnsi" w:cs="Calibri"/>
          <w:b/>
          <w:sz w:val="20"/>
          <w:szCs w:val="20"/>
        </w:rPr>
        <w:t>Schowka</w:t>
      </w:r>
    </w:p>
    <w:p w14:paraId="0CA54DCE" w14:textId="53595CCF" w:rsidR="00AC503A" w:rsidRPr="001F3834" w:rsidRDefault="006938B4" w:rsidP="006667F9">
      <w:pPr>
        <w:pStyle w:val="Akapitzlist"/>
        <w:numPr>
          <w:ilvl w:val="3"/>
          <w:numId w:val="37"/>
        </w:numPr>
        <w:spacing w:before="0" w:after="0"/>
        <w:ind w:left="426"/>
        <w:jc w:val="both"/>
        <w:rPr>
          <w:rFonts w:cs="Calibri"/>
          <w:b/>
          <w:sz w:val="20"/>
          <w:szCs w:val="20"/>
        </w:rPr>
      </w:pPr>
      <w:r w:rsidRPr="001F3834">
        <w:rPr>
          <w:rFonts w:cs="Calibri"/>
          <w:bCs/>
          <w:sz w:val="20"/>
          <w:szCs w:val="20"/>
        </w:rPr>
        <w:t>Schowek</w:t>
      </w:r>
      <w:r w:rsidR="00D206AC" w:rsidRPr="001F3834">
        <w:rPr>
          <w:rFonts w:cs="Calibri"/>
          <w:bCs/>
          <w:sz w:val="20"/>
          <w:szCs w:val="20"/>
        </w:rPr>
        <w:t xml:space="preserve"> nie może zostać zwrócony w gorszym stanie niż to wynika z normalnego zużycia rzeczy.  </w:t>
      </w:r>
    </w:p>
    <w:p w14:paraId="25CFD9CC" w14:textId="1F644CD4" w:rsidR="00D206AC" w:rsidRPr="001F3834" w:rsidRDefault="00EA2430" w:rsidP="006667F9">
      <w:pPr>
        <w:pStyle w:val="Akapitzlist"/>
        <w:numPr>
          <w:ilvl w:val="3"/>
          <w:numId w:val="37"/>
        </w:numPr>
        <w:spacing w:before="0" w:after="0"/>
        <w:ind w:left="426"/>
        <w:jc w:val="both"/>
        <w:rPr>
          <w:rFonts w:cs="Calibri"/>
          <w:bCs/>
          <w:sz w:val="20"/>
          <w:szCs w:val="20"/>
        </w:rPr>
      </w:pPr>
      <w:r w:rsidRPr="001F3834">
        <w:rPr>
          <w:rFonts w:cs="Calibri"/>
          <w:bCs/>
          <w:sz w:val="20"/>
          <w:szCs w:val="20"/>
        </w:rPr>
        <w:t xml:space="preserve">W przypadku zniszczenia lub uszkodzenia </w:t>
      </w:r>
      <w:r w:rsidR="006938B4" w:rsidRPr="001F3834">
        <w:rPr>
          <w:rFonts w:cs="Calibri"/>
          <w:bCs/>
          <w:sz w:val="20"/>
          <w:szCs w:val="20"/>
        </w:rPr>
        <w:t>Schowka</w:t>
      </w:r>
      <w:r w:rsidRPr="001F3834">
        <w:rPr>
          <w:rFonts w:cs="Calibri"/>
          <w:bCs/>
          <w:sz w:val="20"/>
          <w:szCs w:val="20"/>
        </w:rPr>
        <w:t xml:space="preserve"> </w:t>
      </w:r>
      <w:r w:rsidR="007A36DE" w:rsidRPr="001F3834">
        <w:rPr>
          <w:rFonts w:cs="Calibri"/>
          <w:bCs/>
          <w:sz w:val="20"/>
          <w:szCs w:val="20"/>
        </w:rPr>
        <w:t xml:space="preserve">Użytkownik jest zobowiązany powiadomić o tym </w:t>
      </w:r>
      <w:r w:rsidR="009D1809" w:rsidRPr="001F3834">
        <w:rPr>
          <w:rFonts w:cs="Calibri"/>
          <w:bCs/>
          <w:sz w:val="20"/>
          <w:szCs w:val="20"/>
        </w:rPr>
        <w:t>Operatora</w:t>
      </w:r>
      <w:r w:rsidR="007A36DE" w:rsidRPr="001F3834">
        <w:rPr>
          <w:rFonts w:cs="Calibri"/>
          <w:bCs/>
          <w:sz w:val="20"/>
          <w:szCs w:val="20"/>
        </w:rPr>
        <w:t xml:space="preserve"> niezwłocznie, </w:t>
      </w:r>
      <w:r w:rsidR="0086504D" w:rsidRPr="001F3834">
        <w:rPr>
          <w:rFonts w:cs="Calibri"/>
          <w:bCs/>
          <w:sz w:val="20"/>
          <w:szCs w:val="20"/>
        </w:rPr>
        <w:t xml:space="preserve">jednak nie później w terminie 24 (słownie: dwudziestu czterech) godzin od chwili zaistnienia zdarzenia. </w:t>
      </w:r>
    </w:p>
    <w:p w14:paraId="1E97F169" w14:textId="2FA20AEA" w:rsidR="000A7ED3" w:rsidRPr="001F3834" w:rsidRDefault="000A7ED3" w:rsidP="006667F9">
      <w:pPr>
        <w:pStyle w:val="Akapitzlist"/>
        <w:numPr>
          <w:ilvl w:val="3"/>
          <w:numId w:val="37"/>
        </w:numPr>
        <w:spacing w:before="0" w:after="0"/>
        <w:ind w:left="426"/>
        <w:jc w:val="both"/>
        <w:rPr>
          <w:rFonts w:cs="Calibri"/>
          <w:bCs/>
          <w:sz w:val="20"/>
          <w:szCs w:val="20"/>
        </w:rPr>
      </w:pPr>
      <w:r w:rsidRPr="001F3834">
        <w:rPr>
          <w:rFonts w:cs="Calibri"/>
          <w:bCs/>
          <w:sz w:val="20"/>
          <w:szCs w:val="20"/>
        </w:rPr>
        <w:t xml:space="preserve">W przypadku </w:t>
      </w:r>
      <w:r w:rsidR="00E6764E" w:rsidRPr="001F3834">
        <w:rPr>
          <w:rFonts w:cs="Calibri"/>
          <w:bCs/>
          <w:sz w:val="20"/>
          <w:szCs w:val="20"/>
        </w:rPr>
        <w:t xml:space="preserve">zwrotu </w:t>
      </w:r>
      <w:r w:rsidR="00E009D6" w:rsidRPr="001F3834">
        <w:rPr>
          <w:rFonts w:cs="Calibri"/>
          <w:bCs/>
          <w:sz w:val="20"/>
          <w:szCs w:val="20"/>
        </w:rPr>
        <w:t>Schowka</w:t>
      </w:r>
      <w:r w:rsidR="008C6AF3" w:rsidRPr="001F3834">
        <w:rPr>
          <w:rFonts w:cs="Calibri"/>
          <w:bCs/>
          <w:sz w:val="20"/>
          <w:szCs w:val="20"/>
        </w:rPr>
        <w:t xml:space="preserve"> w stanie niezgodnym</w:t>
      </w:r>
      <w:r w:rsidR="00E6764E" w:rsidRPr="001F3834">
        <w:rPr>
          <w:rFonts w:cs="Calibri"/>
          <w:bCs/>
          <w:sz w:val="20"/>
          <w:szCs w:val="20"/>
        </w:rPr>
        <w:t xml:space="preserve"> z Regulaminem, tj. w stanie gorszym niż określony w ust. 1, Użytkownik jest zobowiązany zwrócić </w:t>
      </w:r>
      <w:r w:rsidR="009D1809" w:rsidRPr="001F3834">
        <w:rPr>
          <w:rFonts w:cs="Calibri"/>
          <w:bCs/>
          <w:sz w:val="20"/>
          <w:szCs w:val="20"/>
        </w:rPr>
        <w:t>Operatorowi</w:t>
      </w:r>
      <w:r w:rsidR="00E6764E" w:rsidRPr="001F3834">
        <w:rPr>
          <w:rFonts w:cs="Calibri"/>
          <w:bCs/>
          <w:sz w:val="20"/>
          <w:szCs w:val="20"/>
        </w:rPr>
        <w:t xml:space="preserve"> </w:t>
      </w:r>
      <w:r w:rsidR="00F4352C" w:rsidRPr="001F3834">
        <w:rPr>
          <w:rFonts w:cs="Calibri"/>
          <w:bCs/>
          <w:sz w:val="20"/>
          <w:szCs w:val="20"/>
        </w:rPr>
        <w:t xml:space="preserve">koszty naprawy lub wymiany </w:t>
      </w:r>
      <w:r w:rsidR="00E009D6" w:rsidRPr="001F3834">
        <w:rPr>
          <w:rFonts w:cs="Calibri"/>
          <w:bCs/>
          <w:sz w:val="20"/>
          <w:szCs w:val="20"/>
        </w:rPr>
        <w:t>Schowka</w:t>
      </w:r>
      <w:r w:rsidR="00F4352C" w:rsidRPr="001F3834">
        <w:rPr>
          <w:rFonts w:cs="Calibri"/>
          <w:bCs/>
          <w:sz w:val="20"/>
          <w:szCs w:val="20"/>
        </w:rPr>
        <w:t xml:space="preserve">. </w:t>
      </w:r>
    </w:p>
    <w:p w14:paraId="08042267" w14:textId="35439B70" w:rsidR="00973523" w:rsidRPr="001F3834" w:rsidRDefault="00494D45" w:rsidP="006667F9">
      <w:pPr>
        <w:pStyle w:val="Akapitzlist"/>
        <w:numPr>
          <w:ilvl w:val="3"/>
          <w:numId w:val="37"/>
        </w:numPr>
        <w:spacing w:before="0" w:after="0"/>
        <w:ind w:left="426"/>
        <w:jc w:val="both"/>
        <w:rPr>
          <w:rFonts w:cs="Calibri"/>
          <w:bCs/>
          <w:sz w:val="20"/>
          <w:szCs w:val="20"/>
        </w:rPr>
      </w:pPr>
      <w:r w:rsidRPr="001F3834">
        <w:rPr>
          <w:rFonts w:cs="Calibri"/>
          <w:bCs/>
          <w:sz w:val="20"/>
          <w:szCs w:val="20"/>
        </w:rPr>
        <w:t xml:space="preserve">W przypadku, gdy Użytkownik uważa, że </w:t>
      </w:r>
      <w:r w:rsidR="00557187" w:rsidRPr="001F3834">
        <w:rPr>
          <w:rFonts w:cs="Calibri"/>
          <w:bCs/>
          <w:sz w:val="20"/>
          <w:szCs w:val="20"/>
        </w:rPr>
        <w:t xml:space="preserve">dokonał zwrotu </w:t>
      </w:r>
      <w:r w:rsidR="00695FCF" w:rsidRPr="001F3834">
        <w:rPr>
          <w:rFonts w:cs="Calibri"/>
          <w:bCs/>
          <w:sz w:val="20"/>
          <w:szCs w:val="20"/>
        </w:rPr>
        <w:t>Schowka</w:t>
      </w:r>
      <w:r w:rsidR="00557187" w:rsidRPr="001F3834">
        <w:rPr>
          <w:rFonts w:cs="Calibri"/>
          <w:bCs/>
          <w:sz w:val="20"/>
          <w:szCs w:val="20"/>
        </w:rPr>
        <w:t xml:space="preserve"> w stanie</w:t>
      </w:r>
      <w:r w:rsidR="00195B1F" w:rsidRPr="001F3834">
        <w:rPr>
          <w:rFonts w:cs="Calibri"/>
          <w:bCs/>
          <w:sz w:val="20"/>
          <w:szCs w:val="20"/>
        </w:rPr>
        <w:t xml:space="preserve"> </w:t>
      </w:r>
      <w:r w:rsidR="00557187" w:rsidRPr="001F3834">
        <w:rPr>
          <w:rFonts w:cs="Calibri"/>
          <w:bCs/>
          <w:sz w:val="20"/>
          <w:szCs w:val="20"/>
        </w:rPr>
        <w:t>zgodny</w:t>
      </w:r>
      <w:r w:rsidR="00195B1F" w:rsidRPr="001F3834">
        <w:rPr>
          <w:rFonts w:cs="Calibri"/>
          <w:bCs/>
          <w:sz w:val="20"/>
          <w:szCs w:val="20"/>
        </w:rPr>
        <w:t>m</w:t>
      </w:r>
      <w:r w:rsidR="00557187" w:rsidRPr="001F3834">
        <w:rPr>
          <w:rFonts w:cs="Calibri"/>
          <w:bCs/>
          <w:sz w:val="20"/>
          <w:szCs w:val="20"/>
        </w:rPr>
        <w:t xml:space="preserve"> z ust. 1, a </w:t>
      </w:r>
      <w:r w:rsidR="00973523" w:rsidRPr="001F3834">
        <w:rPr>
          <w:rFonts w:cs="Calibri"/>
          <w:bCs/>
          <w:sz w:val="20"/>
          <w:szCs w:val="20"/>
        </w:rPr>
        <w:t xml:space="preserve">obowiązek zwrotu kosztów naprawy lub wymiany </w:t>
      </w:r>
      <w:r w:rsidR="00695FCF" w:rsidRPr="001F3834">
        <w:rPr>
          <w:rFonts w:cs="Calibri"/>
          <w:bCs/>
          <w:sz w:val="20"/>
          <w:szCs w:val="20"/>
        </w:rPr>
        <w:t>Schowka</w:t>
      </w:r>
      <w:r w:rsidR="00973523" w:rsidRPr="001F3834">
        <w:rPr>
          <w:rFonts w:cs="Calibri"/>
          <w:bCs/>
          <w:sz w:val="20"/>
          <w:szCs w:val="20"/>
        </w:rPr>
        <w:t xml:space="preserve"> jest bezpodstawny, Użytkownik </w:t>
      </w:r>
      <w:r w:rsidR="00195B1F" w:rsidRPr="001F3834">
        <w:rPr>
          <w:rFonts w:cs="Calibri"/>
          <w:bCs/>
          <w:sz w:val="20"/>
          <w:szCs w:val="20"/>
        </w:rPr>
        <w:t>powinien</w:t>
      </w:r>
      <w:r w:rsidR="00973523" w:rsidRPr="001F3834">
        <w:rPr>
          <w:rFonts w:cs="Calibri"/>
          <w:bCs/>
          <w:sz w:val="20"/>
          <w:szCs w:val="20"/>
        </w:rPr>
        <w:t xml:space="preserve"> złożyć reklamację do </w:t>
      </w:r>
      <w:r w:rsidR="009D1809" w:rsidRPr="001F3834">
        <w:rPr>
          <w:rFonts w:cs="Calibri"/>
          <w:bCs/>
          <w:sz w:val="20"/>
          <w:szCs w:val="20"/>
        </w:rPr>
        <w:t>Operatora</w:t>
      </w:r>
      <w:r w:rsidR="00973523" w:rsidRPr="001F3834">
        <w:rPr>
          <w:rFonts w:cs="Calibri"/>
          <w:bCs/>
          <w:sz w:val="20"/>
          <w:szCs w:val="20"/>
        </w:rPr>
        <w:t xml:space="preserve"> zgodnie z § </w:t>
      </w:r>
      <w:r w:rsidR="00961FCA" w:rsidRPr="001F3834">
        <w:rPr>
          <w:rFonts w:cs="Calibri"/>
          <w:bCs/>
          <w:sz w:val="20"/>
          <w:szCs w:val="20"/>
        </w:rPr>
        <w:t>3</w:t>
      </w:r>
      <w:r w:rsidR="00896026" w:rsidRPr="001F3834">
        <w:rPr>
          <w:rFonts w:cs="Calibri"/>
          <w:bCs/>
          <w:sz w:val="20"/>
          <w:szCs w:val="20"/>
        </w:rPr>
        <w:t>4</w:t>
      </w:r>
      <w:r w:rsidR="00973523" w:rsidRPr="001F3834">
        <w:rPr>
          <w:rFonts w:cs="Calibri"/>
          <w:bCs/>
          <w:sz w:val="20"/>
          <w:szCs w:val="20"/>
        </w:rPr>
        <w:t xml:space="preserve">, dołączając dowody potwierdzające, że </w:t>
      </w:r>
      <w:r w:rsidR="00195B1F" w:rsidRPr="001F3834">
        <w:rPr>
          <w:rFonts w:cs="Calibri"/>
          <w:bCs/>
          <w:sz w:val="20"/>
          <w:szCs w:val="20"/>
        </w:rPr>
        <w:t>Schowek</w:t>
      </w:r>
      <w:r w:rsidR="00973523" w:rsidRPr="001F3834">
        <w:rPr>
          <w:rFonts w:cs="Calibri"/>
          <w:bCs/>
          <w:sz w:val="20"/>
          <w:szCs w:val="20"/>
        </w:rPr>
        <w:t xml:space="preserve"> został zwrócony we właściwym stanie. </w:t>
      </w:r>
    </w:p>
    <w:p w14:paraId="0508496C" w14:textId="1BD9A7B9" w:rsidR="00494D45" w:rsidRPr="001F3834" w:rsidRDefault="00494D45" w:rsidP="00F30784">
      <w:pPr>
        <w:pStyle w:val="Akapitzlist"/>
        <w:spacing w:before="0" w:after="0"/>
        <w:ind w:left="426"/>
        <w:jc w:val="both"/>
        <w:rPr>
          <w:rFonts w:cs="Calibri"/>
          <w:bCs/>
          <w:sz w:val="20"/>
          <w:szCs w:val="20"/>
        </w:rPr>
      </w:pPr>
    </w:p>
    <w:p w14:paraId="7B37A426" w14:textId="0DEB0F6B" w:rsidR="0021584F" w:rsidRPr="001F3834" w:rsidRDefault="0021584F"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[ROZDZIAŁ V</w:t>
      </w:r>
      <w:r w:rsidR="00450EC3" w:rsidRPr="001F3834">
        <w:rPr>
          <w:rFonts w:asciiTheme="majorHAnsi" w:hAnsiTheme="majorHAnsi" w:cs="Calibri"/>
          <w:b/>
          <w:sz w:val="20"/>
          <w:szCs w:val="20"/>
        </w:rPr>
        <w:t>I</w:t>
      </w:r>
      <w:r w:rsidRPr="001F3834">
        <w:rPr>
          <w:rFonts w:asciiTheme="majorHAnsi" w:hAnsiTheme="majorHAnsi" w:cs="Calibri"/>
          <w:b/>
          <w:sz w:val="20"/>
          <w:szCs w:val="20"/>
        </w:rPr>
        <w:t xml:space="preserve">: </w:t>
      </w:r>
      <w:r w:rsidR="00E6764E" w:rsidRPr="001F3834">
        <w:rPr>
          <w:rFonts w:asciiTheme="majorHAnsi" w:hAnsiTheme="majorHAnsi" w:cs="Calibri"/>
          <w:b/>
          <w:sz w:val="20"/>
          <w:szCs w:val="20"/>
        </w:rPr>
        <w:t>NALEŻNOŚCI</w:t>
      </w:r>
      <w:r w:rsidRPr="001F3834">
        <w:rPr>
          <w:rFonts w:asciiTheme="majorHAnsi" w:hAnsiTheme="majorHAnsi" w:cs="Calibri"/>
          <w:b/>
          <w:sz w:val="20"/>
          <w:szCs w:val="20"/>
        </w:rPr>
        <w:t xml:space="preserve"> I DOKONYWANIE PŁATNOŚCI] </w:t>
      </w:r>
    </w:p>
    <w:p w14:paraId="09AA4C2C" w14:textId="6538FAA4" w:rsidR="0021584F" w:rsidRPr="001F3834" w:rsidRDefault="0021584F" w:rsidP="00F30784">
      <w:pPr>
        <w:spacing w:line="276" w:lineRule="auto"/>
        <w:jc w:val="center"/>
        <w:rPr>
          <w:rFonts w:asciiTheme="majorHAnsi" w:hAnsiTheme="majorHAnsi" w:cs="Calibri"/>
          <w:b/>
          <w:sz w:val="20"/>
          <w:szCs w:val="20"/>
        </w:rPr>
      </w:pPr>
    </w:p>
    <w:p w14:paraId="55F44A6E" w14:textId="2827AC35" w:rsidR="0021584F" w:rsidRPr="001F3834" w:rsidRDefault="0021584F"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xml:space="preserve">§ </w:t>
      </w:r>
      <w:r w:rsidR="007476C6" w:rsidRPr="001F3834">
        <w:rPr>
          <w:rFonts w:asciiTheme="majorHAnsi" w:hAnsiTheme="majorHAnsi" w:cs="Calibri"/>
          <w:b/>
          <w:sz w:val="20"/>
          <w:szCs w:val="20"/>
        </w:rPr>
        <w:t>23</w:t>
      </w:r>
      <w:r w:rsidRPr="001F3834">
        <w:rPr>
          <w:rFonts w:asciiTheme="majorHAnsi" w:hAnsiTheme="majorHAnsi" w:cs="Calibri"/>
          <w:b/>
          <w:sz w:val="20"/>
          <w:szCs w:val="20"/>
        </w:rPr>
        <w:t xml:space="preserve">. </w:t>
      </w:r>
    </w:p>
    <w:p w14:paraId="10B3E300" w14:textId="1CE4FAD5" w:rsidR="0021584F" w:rsidRPr="001F3834" w:rsidRDefault="0021584F"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xml:space="preserve">Opłaty </w:t>
      </w:r>
      <w:r w:rsidR="008C2B76" w:rsidRPr="001F3834">
        <w:rPr>
          <w:rFonts w:asciiTheme="majorHAnsi" w:hAnsiTheme="majorHAnsi" w:cs="Calibri"/>
          <w:b/>
          <w:sz w:val="20"/>
          <w:szCs w:val="20"/>
        </w:rPr>
        <w:t xml:space="preserve">i </w:t>
      </w:r>
      <w:r w:rsidR="00E6764E" w:rsidRPr="001F3834">
        <w:rPr>
          <w:rFonts w:asciiTheme="majorHAnsi" w:hAnsiTheme="majorHAnsi" w:cs="Calibri"/>
          <w:b/>
          <w:sz w:val="20"/>
          <w:szCs w:val="20"/>
        </w:rPr>
        <w:t>inne należności</w:t>
      </w:r>
    </w:p>
    <w:p w14:paraId="6CA28471" w14:textId="50E4B070" w:rsidR="001B59FC" w:rsidRPr="001F3834" w:rsidRDefault="006F23D6" w:rsidP="006667F9">
      <w:pPr>
        <w:pStyle w:val="Akapitzlist"/>
        <w:numPr>
          <w:ilvl w:val="6"/>
          <w:numId w:val="37"/>
        </w:numPr>
        <w:spacing w:before="0" w:after="0"/>
        <w:ind w:left="426"/>
        <w:jc w:val="both"/>
        <w:rPr>
          <w:rFonts w:cs="Calibri"/>
          <w:bCs/>
          <w:sz w:val="20"/>
          <w:szCs w:val="20"/>
        </w:rPr>
      </w:pPr>
      <w:r w:rsidRPr="001F3834">
        <w:rPr>
          <w:rFonts w:cs="Calibri"/>
          <w:bCs/>
          <w:sz w:val="20"/>
          <w:szCs w:val="20"/>
        </w:rPr>
        <w:t xml:space="preserve">Z tytułu </w:t>
      </w:r>
      <w:r w:rsidR="007476C6" w:rsidRPr="001F3834">
        <w:rPr>
          <w:rFonts w:cs="Calibri"/>
          <w:bCs/>
          <w:sz w:val="20"/>
          <w:szCs w:val="20"/>
        </w:rPr>
        <w:t>Najmu</w:t>
      </w:r>
      <w:r w:rsidRPr="001F3834">
        <w:rPr>
          <w:rFonts w:cs="Calibri"/>
          <w:bCs/>
          <w:sz w:val="20"/>
          <w:szCs w:val="20"/>
        </w:rPr>
        <w:t xml:space="preserve"> </w:t>
      </w:r>
      <w:r w:rsidR="009D1809" w:rsidRPr="001F3834">
        <w:rPr>
          <w:rFonts w:cs="Calibri"/>
          <w:bCs/>
          <w:sz w:val="20"/>
          <w:szCs w:val="20"/>
        </w:rPr>
        <w:t>Operatorowi</w:t>
      </w:r>
      <w:r w:rsidRPr="001F3834">
        <w:rPr>
          <w:rFonts w:cs="Calibri"/>
          <w:bCs/>
          <w:sz w:val="20"/>
          <w:szCs w:val="20"/>
        </w:rPr>
        <w:t xml:space="preserve"> przysługuje </w:t>
      </w:r>
      <w:r w:rsidR="00D838AE" w:rsidRPr="001F3834">
        <w:rPr>
          <w:rFonts w:cs="Calibri"/>
          <w:bCs/>
          <w:sz w:val="20"/>
          <w:szCs w:val="20"/>
        </w:rPr>
        <w:t>O</w:t>
      </w:r>
      <w:r w:rsidRPr="001F3834">
        <w:rPr>
          <w:rFonts w:cs="Calibri"/>
          <w:bCs/>
          <w:sz w:val="20"/>
          <w:szCs w:val="20"/>
        </w:rPr>
        <w:t xml:space="preserve">płata </w:t>
      </w:r>
      <w:r w:rsidR="00D838AE" w:rsidRPr="001F3834">
        <w:rPr>
          <w:rFonts w:cs="Calibri"/>
          <w:bCs/>
          <w:sz w:val="20"/>
          <w:szCs w:val="20"/>
        </w:rPr>
        <w:t>C</w:t>
      </w:r>
      <w:r w:rsidR="001C24BD" w:rsidRPr="001F3834">
        <w:rPr>
          <w:rFonts w:cs="Calibri"/>
          <w:bCs/>
          <w:sz w:val="20"/>
          <w:szCs w:val="20"/>
        </w:rPr>
        <w:t xml:space="preserve">zynszowa </w:t>
      </w:r>
      <w:r w:rsidR="001B59FC" w:rsidRPr="001F3834">
        <w:rPr>
          <w:rFonts w:cs="Calibri"/>
          <w:bCs/>
          <w:sz w:val="20"/>
          <w:szCs w:val="20"/>
        </w:rPr>
        <w:t xml:space="preserve">w wysokości określonej </w:t>
      </w:r>
      <w:r w:rsidR="00D838AE" w:rsidRPr="001F3834">
        <w:rPr>
          <w:rFonts w:cs="Calibri"/>
          <w:bCs/>
          <w:sz w:val="20"/>
          <w:szCs w:val="20"/>
        </w:rPr>
        <w:t xml:space="preserve">podczas składania </w:t>
      </w:r>
      <w:r w:rsidR="00626AE4" w:rsidRPr="001F3834">
        <w:rPr>
          <w:rFonts w:cs="Calibri"/>
          <w:bCs/>
          <w:sz w:val="20"/>
          <w:szCs w:val="20"/>
        </w:rPr>
        <w:t>Dyspozycji Najmu</w:t>
      </w:r>
      <w:r w:rsidR="001B59FC" w:rsidRPr="001F3834">
        <w:rPr>
          <w:rFonts w:cs="Calibri"/>
          <w:bCs/>
          <w:sz w:val="20"/>
          <w:szCs w:val="20"/>
        </w:rPr>
        <w:t xml:space="preserve">. </w:t>
      </w:r>
    </w:p>
    <w:p w14:paraId="591E02FD" w14:textId="0062D54F" w:rsidR="0021584F" w:rsidRPr="001F3834" w:rsidRDefault="001B59FC" w:rsidP="006667F9">
      <w:pPr>
        <w:pStyle w:val="Akapitzlist"/>
        <w:numPr>
          <w:ilvl w:val="6"/>
          <w:numId w:val="37"/>
        </w:numPr>
        <w:spacing w:before="0" w:after="0"/>
        <w:ind w:left="426"/>
        <w:jc w:val="both"/>
        <w:rPr>
          <w:rFonts w:cs="Calibri"/>
          <w:bCs/>
          <w:sz w:val="20"/>
          <w:szCs w:val="20"/>
        </w:rPr>
      </w:pPr>
      <w:r w:rsidRPr="001F3834">
        <w:rPr>
          <w:rFonts w:cs="Calibri"/>
          <w:bCs/>
          <w:sz w:val="20"/>
          <w:szCs w:val="20"/>
        </w:rPr>
        <w:t xml:space="preserve">Przed rozpoczęciem Najmu Użytkownik może skalkulować wysokość </w:t>
      </w:r>
      <w:r w:rsidR="00D838AE" w:rsidRPr="001F3834">
        <w:rPr>
          <w:rFonts w:cs="Calibri"/>
          <w:bCs/>
          <w:sz w:val="20"/>
          <w:szCs w:val="20"/>
        </w:rPr>
        <w:t>Opłaty Czynszowej</w:t>
      </w:r>
      <w:r w:rsidRPr="001F3834">
        <w:rPr>
          <w:rFonts w:cs="Calibri"/>
          <w:bCs/>
          <w:sz w:val="20"/>
          <w:szCs w:val="20"/>
        </w:rPr>
        <w:t xml:space="preserve"> </w:t>
      </w:r>
      <w:r w:rsidR="006F23D6" w:rsidRPr="001F3834">
        <w:rPr>
          <w:rFonts w:cs="Calibri"/>
          <w:bCs/>
          <w:sz w:val="20"/>
          <w:szCs w:val="20"/>
        </w:rPr>
        <w:t xml:space="preserve"> </w:t>
      </w:r>
      <w:r w:rsidR="00133B8B" w:rsidRPr="001F3834">
        <w:rPr>
          <w:rFonts w:cs="Calibri"/>
          <w:bCs/>
          <w:sz w:val="20"/>
          <w:szCs w:val="20"/>
        </w:rPr>
        <w:t xml:space="preserve">za pomocą </w:t>
      </w:r>
      <w:r w:rsidR="003E44D3" w:rsidRPr="001F3834">
        <w:rPr>
          <w:rFonts w:cs="Calibri"/>
          <w:bCs/>
          <w:sz w:val="20"/>
          <w:szCs w:val="20"/>
        </w:rPr>
        <w:t>funkcjonalności</w:t>
      </w:r>
      <w:r w:rsidR="00133B8B" w:rsidRPr="001F3834">
        <w:rPr>
          <w:rFonts w:cs="Calibri"/>
          <w:bCs/>
          <w:sz w:val="20"/>
          <w:szCs w:val="20"/>
        </w:rPr>
        <w:t xml:space="preserve"> udostępnione</w:t>
      </w:r>
      <w:r w:rsidR="003E44D3" w:rsidRPr="001F3834">
        <w:rPr>
          <w:rFonts w:cs="Calibri"/>
          <w:bCs/>
          <w:sz w:val="20"/>
          <w:szCs w:val="20"/>
        </w:rPr>
        <w:t>j</w:t>
      </w:r>
      <w:r w:rsidR="00133B8B" w:rsidRPr="001F3834">
        <w:rPr>
          <w:rFonts w:cs="Calibri"/>
          <w:bCs/>
          <w:sz w:val="20"/>
          <w:szCs w:val="20"/>
        </w:rPr>
        <w:t xml:space="preserve"> w ramach </w:t>
      </w:r>
      <w:r w:rsidR="00D70098" w:rsidRPr="001F3834">
        <w:rPr>
          <w:rFonts w:cs="Calibri"/>
          <w:bCs/>
          <w:sz w:val="20"/>
          <w:szCs w:val="20"/>
        </w:rPr>
        <w:t>Aplikacji</w:t>
      </w:r>
      <w:r w:rsidR="00133B8B" w:rsidRPr="001F3834">
        <w:rPr>
          <w:rFonts w:cs="Calibri"/>
          <w:bCs/>
          <w:sz w:val="20"/>
          <w:szCs w:val="20"/>
        </w:rPr>
        <w:t xml:space="preserve">. </w:t>
      </w:r>
    </w:p>
    <w:p w14:paraId="1F7E0DFA" w14:textId="3FE0E646" w:rsidR="006A4424" w:rsidRPr="001F3834" w:rsidRDefault="006A4424" w:rsidP="006667F9">
      <w:pPr>
        <w:pStyle w:val="Akapitzlist"/>
        <w:numPr>
          <w:ilvl w:val="6"/>
          <w:numId w:val="37"/>
        </w:numPr>
        <w:spacing w:before="0" w:after="0"/>
        <w:ind w:left="426"/>
        <w:jc w:val="both"/>
        <w:rPr>
          <w:rFonts w:cs="Calibri"/>
          <w:bCs/>
          <w:sz w:val="20"/>
          <w:szCs w:val="20"/>
        </w:rPr>
      </w:pPr>
      <w:r w:rsidRPr="001F3834">
        <w:rPr>
          <w:rFonts w:cs="Calibri"/>
          <w:bCs/>
          <w:sz w:val="20"/>
          <w:szCs w:val="20"/>
        </w:rPr>
        <w:t xml:space="preserve">Z tytułu korzystania z Usług </w:t>
      </w:r>
      <w:r w:rsidR="00133B8B" w:rsidRPr="001F3834">
        <w:rPr>
          <w:rFonts w:cs="Calibri"/>
          <w:bCs/>
          <w:sz w:val="20"/>
          <w:szCs w:val="20"/>
        </w:rPr>
        <w:t xml:space="preserve">Elektronicznych o charakterze </w:t>
      </w:r>
      <w:r w:rsidRPr="001F3834">
        <w:rPr>
          <w:rFonts w:cs="Calibri"/>
          <w:bCs/>
          <w:sz w:val="20"/>
          <w:szCs w:val="20"/>
        </w:rPr>
        <w:t>odpłatny</w:t>
      </w:r>
      <w:r w:rsidR="000229DE" w:rsidRPr="001F3834">
        <w:rPr>
          <w:rFonts w:cs="Calibri"/>
          <w:bCs/>
          <w:sz w:val="20"/>
          <w:szCs w:val="20"/>
        </w:rPr>
        <w:t>m</w:t>
      </w:r>
      <w:r w:rsidRPr="001F3834">
        <w:rPr>
          <w:rFonts w:cs="Calibri"/>
          <w:bCs/>
          <w:sz w:val="20"/>
          <w:szCs w:val="20"/>
        </w:rPr>
        <w:t xml:space="preserve"> Operatorowi przysługuje opłata </w:t>
      </w:r>
      <w:r w:rsidR="000229DE" w:rsidRPr="001F3834">
        <w:rPr>
          <w:rFonts w:cs="Calibri"/>
          <w:bCs/>
          <w:sz w:val="20"/>
          <w:szCs w:val="20"/>
        </w:rPr>
        <w:t>za</w:t>
      </w:r>
      <w:r w:rsidRPr="001F3834">
        <w:rPr>
          <w:rFonts w:cs="Calibri"/>
          <w:bCs/>
          <w:sz w:val="20"/>
          <w:szCs w:val="20"/>
        </w:rPr>
        <w:t xml:space="preserve"> Usług</w:t>
      </w:r>
      <w:r w:rsidR="000229DE" w:rsidRPr="001F3834">
        <w:rPr>
          <w:rFonts w:cs="Calibri"/>
          <w:bCs/>
          <w:sz w:val="20"/>
          <w:szCs w:val="20"/>
        </w:rPr>
        <w:t>i Elektroniczne</w:t>
      </w:r>
      <w:r w:rsidRPr="001F3834">
        <w:rPr>
          <w:rFonts w:cs="Calibri"/>
          <w:bCs/>
          <w:sz w:val="20"/>
          <w:szCs w:val="20"/>
        </w:rPr>
        <w:t xml:space="preserve"> w wysokości </w:t>
      </w:r>
      <w:r w:rsidR="00D838AE" w:rsidRPr="001F3834">
        <w:rPr>
          <w:rFonts w:cs="Calibri"/>
          <w:bCs/>
          <w:sz w:val="20"/>
          <w:szCs w:val="20"/>
        </w:rPr>
        <w:t>wskazanej przez Operatora</w:t>
      </w:r>
      <w:r w:rsidRPr="001F3834">
        <w:rPr>
          <w:rFonts w:cs="Calibri"/>
          <w:bCs/>
          <w:sz w:val="20"/>
          <w:szCs w:val="20"/>
        </w:rPr>
        <w:t>.</w:t>
      </w:r>
    </w:p>
    <w:p w14:paraId="30527C29" w14:textId="4542B047" w:rsidR="001C16EA" w:rsidRPr="001F3834" w:rsidRDefault="001C16EA" w:rsidP="006667F9">
      <w:pPr>
        <w:pStyle w:val="Akapitzlist"/>
        <w:numPr>
          <w:ilvl w:val="6"/>
          <w:numId w:val="37"/>
        </w:numPr>
        <w:spacing w:before="0" w:after="0"/>
        <w:ind w:left="426"/>
        <w:jc w:val="both"/>
        <w:rPr>
          <w:rFonts w:cs="Calibri"/>
          <w:bCs/>
          <w:sz w:val="20"/>
          <w:szCs w:val="20"/>
        </w:rPr>
      </w:pPr>
      <w:r w:rsidRPr="001F3834">
        <w:rPr>
          <w:rFonts w:cs="Calibri"/>
          <w:bCs/>
          <w:sz w:val="20"/>
          <w:szCs w:val="20"/>
        </w:rPr>
        <w:t xml:space="preserve">Użytkownik może zostać </w:t>
      </w:r>
      <w:r w:rsidR="006A4424" w:rsidRPr="001F3834">
        <w:rPr>
          <w:rFonts w:cs="Calibri"/>
          <w:bCs/>
          <w:sz w:val="20"/>
          <w:szCs w:val="20"/>
        </w:rPr>
        <w:t xml:space="preserve">zobowiązany do uiszczenia na rzecz </w:t>
      </w:r>
      <w:r w:rsidR="009D1809" w:rsidRPr="001F3834">
        <w:rPr>
          <w:rFonts w:cs="Calibri"/>
          <w:bCs/>
          <w:sz w:val="20"/>
          <w:szCs w:val="20"/>
        </w:rPr>
        <w:t>Operatora</w:t>
      </w:r>
      <w:r w:rsidR="006A4424" w:rsidRPr="001F3834">
        <w:rPr>
          <w:rFonts w:cs="Calibri"/>
          <w:bCs/>
          <w:sz w:val="20"/>
          <w:szCs w:val="20"/>
        </w:rPr>
        <w:t xml:space="preserve"> również </w:t>
      </w:r>
      <w:r w:rsidR="00A970C1" w:rsidRPr="001F3834">
        <w:rPr>
          <w:rFonts w:cs="Calibri"/>
          <w:bCs/>
          <w:sz w:val="20"/>
          <w:szCs w:val="20"/>
        </w:rPr>
        <w:t>innych należności</w:t>
      </w:r>
      <w:r w:rsidR="009D7C7E" w:rsidRPr="001F3834">
        <w:rPr>
          <w:rFonts w:cs="Calibri"/>
          <w:bCs/>
          <w:sz w:val="20"/>
          <w:szCs w:val="20"/>
        </w:rPr>
        <w:t xml:space="preserve"> wynikających z cennika lub Regulaminu</w:t>
      </w:r>
      <w:r w:rsidR="00A970C1" w:rsidRPr="001F3834">
        <w:rPr>
          <w:rFonts w:cs="Calibri"/>
          <w:bCs/>
          <w:sz w:val="20"/>
          <w:szCs w:val="20"/>
        </w:rPr>
        <w:t>, w szczególności z tytułu:</w:t>
      </w:r>
    </w:p>
    <w:p w14:paraId="15266564" w14:textId="501ADA95" w:rsidR="00A970C1" w:rsidRPr="001F3834" w:rsidRDefault="0021189F" w:rsidP="006667F9">
      <w:pPr>
        <w:pStyle w:val="Akapitzlist"/>
        <w:numPr>
          <w:ilvl w:val="0"/>
          <w:numId w:val="38"/>
        </w:numPr>
        <w:spacing w:before="0" w:after="0"/>
        <w:jc w:val="both"/>
        <w:rPr>
          <w:rFonts w:cs="Calibri"/>
          <w:bCs/>
          <w:sz w:val="20"/>
          <w:szCs w:val="20"/>
        </w:rPr>
      </w:pPr>
      <w:r w:rsidRPr="001F3834">
        <w:rPr>
          <w:rFonts w:cs="Calibri"/>
          <w:bCs/>
          <w:sz w:val="20"/>
          <w:szCs w:val="20"/>
        </w:rPr>
        <w:t xml:space="preserve">niezwrócenia </w:t>
      </w:r>
      <w:r w:rsidR="000229DE" w:rsidRPr="001F3834">
        <w:rPr>
          <w:rFonts w:cs="Calibri"/>
          <w:bCs/>
          <w:sz w:val="20"/>
          <w:szCs w:val="20"/>
        </w:rPr>
        <w:t>Schowka</w:t>
      </w:r>
      <w:r w:rsidRPr="001F3834">
        <w:rPr>
          <w:rFonts w:cs="Calibri"/>
          <w:bCs/>
          <w:sz w:val="20"/>
          <w:szCs w:val="20"/>
        </w:rPr>
        <w:t xml:space="preserve"> w umówionym terminie;</w:t>
      </w:r>
    </w:p>
    <w:p w14:paraId="2CDF3E0F" w14:textId="6B6AA957" w:rsidR="0021189F" w:rsidRPr="001F3834" w:rsidRDefault="0021189F" w:rsidP="006667F9">
      <w:pPr>
        <w:pStyle w:val="Akapitzlist"/>
        <w:numPr>
          <w:ilvl w:val="0"/>
          <w:numId w:val="38"/>
        </w:numPr>
        <w:spacing w:before="0" w:after="0"/>
        <w:jc w:val="both"/>
        <w:rPr>
          <w:rFonts w:cs="Calibri"/>
          <w:bCs/>
          <w:sz w:val="20"/>
          <w:szCs w:val="20"/>
        </w:rPr>
      </w:pPr>
      <w:r w:rsidRPr="001F3834">
        <w:rPr>
          <w:rFonts w:cs="Calibri"/>
          <w:bCs/>
          <w:sz w:val="20"/>
          <w:szCs w:val="20"/>
        </w:rPr>
        <w:t xml:space="preserve">zwrotu kosztów wymiany lub naprawy </w:t>
      </w:r>
      <w:r w:rsidR="000229DE" w:rsidRPr="001F3834">
        <w:rPr>
          <w:rFonts w:cs="Calibri"/>
          <w:bCs/>
          <w:sz w:val="20"/>
          <w:szCs w:val="20"/>
        </w:rPr>
        <w:t>Schowka</w:t>
      </w:r>
      <w:r w:rsidRPr="001F3834">
        <w:rPr>
          <w:rFonts w:cs="Calibri"/>
          <w:bCs/>
          <w:sz w:val="20"/>
          <w:szCs w:val="20"/>
        </w:rPr>
        <w:t>;</w:t>
      </w:r>
    </w:p>
    <w:p w14:paraId="75EF55B4" w14:textId="4442A2A7" w:rsidR="00620E44" w:rsidRPr="001F3834" w:rsidRDefault="00620E44" w:rsidP="006667F9">
      <w:pPr>
        <w:pStyle w:val="Akapitzlist"/>
        <w:numPr>
          <w:ilvl w:val="0"/>
          <w:numId w:val="38"/>
        </w:numPr>
        <w:spacing w:before="0" w:after="0"/>
        <w:jc w:val="both"/>
        <w:rPr>
          <w:rFonts w:cs="Calibri"/>
          <w:bCs/>
          <w:sz w:val="20"/>
          <w:szCs w:val="20"/>
        </w:rPr>
      </w:pPr>
      <w:r w:rsidRPr="001F3834">
        <w:rPr>
          <w:rFonts w:cs="Calibri"/>
          <w:bCs/>
          <w:sz w:val="20"/>
          <w:szCs w:val="20"/>
        </w:rPr>
        <w:t>zapłaty odszkodowania z tytułu bezumownego korzystania ze Schowka;</w:t>
      </w:r>
    </w:p>
    <w:p w14:paraId="31E4587B" w14:textId="0B71E47D" w:rsidR="0021189F" w:rsidRPr="001F3834" w:rsidRDefault="00823A6C" w:rsidP="006667F9">
      <w:pPr>
        <w:pStyle w:val="Akapitzlist"/>
        <w:numPr>
          <w:ilvl w:val="0"/>
          <w:numId w:val="38"/>
        </w:numPr>
        <w:spacing w:before="0" w:after="0"/>
        <w:jc w:val="both"/>
        <w:rPr>
          <w:rFonts w:cs="Calibri"/>
          <w:bCs/>
          <w:sz w:val="20"/>
          <w:szCs w:val="20"/>
        </w:rPr>
      </w:pPr>
      <w:r w:rsidRPr="001F3834">
        <w:rPr>
          <w:rFonts w:cs="Calibri"/>
          <w:bCs/>
          <w:sz w:val="20"/>
          <w:szCs w:val="20"/>
        </w:rPr>
        <w:t>kosztów dochodzenia roszczeń wynika</w:t>
      </w:r>
      <w:r w:rsidR="008C6AF3" w:rsidRPr="001F3834">
        <w:rPr>
          <w:rFonts w:cs="Calibri"/>
          <w:bCs/>
          <w:sz w:val="20"/>
          <w:szCs w:val="20"/>
        </w:rPr>
        <w:t xml:space="preserve">jących z </w:t>
      </w:r>
      <w:r w:rsidR="007855C8" w:rsidRPr="001F3834">
        <w:rPr>
          <w:rFonts w:cs="Calibri"/>
          <w:bCs/>
          <w:sz w:val="20"/>
          <w:szCs w:val="20"/>
        </w:rPr>
        <w:t>Umowy</w:t>
      </w:r>
      <w:r w:rsidR="008C6AF3" w:rsidRPr="001F3834">
        <w:rPr>
          <w:rFonts w:cs="Calibri"/>
          <w:bCs/>
          <w:sz w:val="20"/>
          <w:szCs w:val="20"/>
        </w:rPr>
        <w:t>.</w:t>
      </w:r>
    </w:p>
    <w:p w14:paraId="550CAF54" w14:textId="0C2A2826" w:rsidR="00E776AF" w:rsidRPr="001F3834" w:rsidRDefault="009D1809" w:rsidP="006667F9">
      <w:pPr>
        <w:pStyle w:val="Akapitzlist"/>
        <w:numPr>
          <w:ilvl w:val="6"/>
          <w:numId w:val="37"/>
        </w:numPr>
        <w:spacing w:before="0" w:after="0"/>
        <w:ind w:left="426"/>
        <w:jc w:val="both"/>
        <w:rPr>
          <w:rFonts w:cs="Calibri"/>
          <w:bCs/>
          <w:sz w:val="20"/>
          <w:szCs w:val="20"/>
        </w:rPr>
      </w:pPr>
      <w:r w:rsidRPr="001F3834">
        <w:rPr>
          <w:rFonts w:cs="Calibri"/>
          <w:bCs/>
          <w:sz w:val="20"/>
          <w:szCs w:val="20"/>
        </w:rPr>
        <w:t>Operator</w:t>
      </w:r>
      <w:r w:rsidR="001E632D" w:rsidRPr="001F3834">
        <w:rPr>
          <w:rFonts w:cs="Calibri"/>
          <w:bCs/>
          <w:sz w:val="20"/>
          <w:szCs w:val="20"/>
        </w:rPr>
        <w:t xml:space="preserve"> </w:t>
      </w:r>
      <w:r w:rsidR="008C6AF3" w:rsidRPr="001F3834">
        <w:rPr>
          <w:rFonts w:cs="Calibri"/>
          <w:bCs/>
          <w:sz w:val="20"/>
          <w:szCs w:val="20"/>
        </w:rPr>
        <w:t>jest</w:t>
      </w:r>
      <w:r w:rsidR="001E632D" w:rsidRPr="001F3834">
        <w:rPr>
          <w:rFonts w:cs="Calibri"/>
          <w:bCs/>
          <w:sz w:val="20"/>
          <w:szCs w:val="20"/>
        </w:rPr>
        <w:t xml:space="preserve"> uprawniony do </w:t>
      </w:r>
      <w:r w:rsidR="004C7E2C" w:rsidRPr="001F3834">
        <w:rPr>
          <w:rFonts w:cs="Calibri"/>
          <w:bCs/>
          <w:sz w:val="20"/>
          <w:szCs w:val="20"/>
        </w:rPr>
        <w:t xml:space="preserve">przyznawania wszystkim lub wybranym Użytkownikom rabatów, upustów, </w:t>
      </w:r>
      <w:r w:rsidR="000C73E8" w:rsidRPr="001F3834">
        <w:rPr>
          <w:rFonts w:cs="Calibri"/>
          <w:bCs/>
          <w:sz w:val="20"/>
          <w:szCs w:val="20"/>
        </w:rPr>
        <w:t>bonifikat</w:t>
      </w:r>
      <w:r w:rsidR="004C7E2C" w:rsidRPr="001F3834">
        <w:rPr>
          <w:rFonts w:cs="Calibri"/>
          <w:bCs/>
          <w:sz w:val="20"/>
          <w:szCs w:val="20"/>
        </w:rPr>
        <w:t xml:space="preserve"> etc. w </w:t>
      </w:r>
      <w:r w:rsidR="00064421" w:rsidRPr="001F3834">
        <w:rPr>
          <w:rFonts w:cs="Calibri"/>
          <w:bCs/>
          <w:sz w:val="20"/>
          <w:szCs w:val="20"/>
        </w:rPr>
        <w:t>odniesieniu do opłat wskazanych w cenniku</w:t>
      </w:r>
      <w:r w:rsidR="003F66A0" w:rsidRPr="001F3834">
        <w:rPr>
          <w:rFonts w:cs="Calibri"/>
          <w:bCs/>
          <w:sz w:val="20"/>
          <w:szCs w:val="20"/>
        </w:rPr>
        <w:t xml:space="preserve"> (np. w przypadku płatności kartą przy pierwszej Dyspozycji Najmu)</w:t>
      </w:r>
      <w:r w:rsidR="00064421" w:rsidRPr="001F3834">
        <w:rPr>
          <w:rFonts w:cs="Calibri"/>
          <w:bCs/>
          <w:sz w:val="20"/>
          <w:szCs w:val="20"/>
        </w:rPr>
        <w:t xml:space="preserve">. Przyznawanie rabatów, upustów, </w:t>
      </w:r>
      <w:r w:rsidR="008D2F6F" w:rsidRPr="001F3834">
        <w:rPr>
          <w:rFonts w:cs="Calibri"/>
          <w:bCs/>
          <w:sz w:val="20"/>
          <w:szCs w:val="20"/>
        </w:rPr>
        <w:t>bonifikat</w:t>
      </w:r>
      <w:r w:rsidR="00064421" w:rsidRPr="001F3834">
        <w:rPr>
          <w:rFonts w:cs="Calibri"/>
          <w:bCs/>
          <w:sz w:val="20"/>
          <w:szCs w:val="20"/>
        </w:rPr>
        <w:t xml:space="preserve"> etc. jest suwerenną decyzją </w:t>
      </w:r>
      <w:r w:rsidRPr="001F3834">
        <w:rPr>
          <w:rFonts w:cs="Calibri"/>
          <w:bCs/>
          <w:sz w:val="20"/>
          <w:szCs w:val="20"/>
        </w:rPr>
        <w:t>Operatora</w:t>
      </w:r>
      <w:r w:rsidR="002F141E" w:rsidRPr="001F3834">
        <w:rPr>
          <w:rFonts w:cs="Calibri"/>
          <w:bCs/>
          <w:sz w:val="20"/>
          <w:szCs w:val="20"/>
        </w:rPr>
        <w:t xml:space="preserve"> i nie może stanowić podstawy dla domagania się przez Użytkownika </w:t>
      </w:r>
      <w:r w:rsidR="008D2F6F" w:rsidRPr="001F3834">
        <w:rPr>
          <w:rFonts w:cs="Calibri"/>
          <w:bCs/>
          <w:sz w:val="20"/>
          <w:szCs w:val="20"/>
        </w:rPr>
        <w:t xml:space="preserve">obniżenia opłat, jeżeli nie spełnia on warunków, od których </w:t>
      </w:r>
      <w:r w:rsidRPr="001F3834">
        <w:rPr>
          <w:rFonts w:cs="Calibri"/>
          <w:bCs/>
          <w:sz w:val="20"/>
          <w:szCs w:val="20"/>
        </w:rPr>
        <w:t>Operator</w:t>
      </w:r>
      <w:r w:rsidR="008D2F6F" w:rsidRPr="001F3834">
        <w:rPr>
          <w:rFonts w:cs="Calibri"/>
          <w:bCs/>
          <w:sz w:val="20"/>
          <w:szCs w:val="20"/>
        </w:rPr>
        <w:t xml:space="preserve"> uzależnia przyznanie rabatów, upustów, bonifikat etc. </w:t>
      </w:r>
    </w:p>
    <w:p w14:paraId="658C29CA" w14:textId="2248A0A7" w:rsidR="008D2F6F" w:rsidRPr="001F3834" w:rsidRDefault="009D1809" w:rsidP="006667F9">
      <w:pPr>
        <w:pStyle w:val="Akapitzlist"/>
        <w:numPr>
          <w:ilvl w:val="6"/>
          <w:numId w:val="37"/>
        </w:numPr>
        <w:spacing w:before="0" w:after="0"/>
        <w:ind w:left="426"/>
        <w:jc w:val="both"/>
        <w:rPr>
          <w:rFonts w:cs="Calibri"/>
          <w:bCs/>
          <w:sz w:val="20"/>
          <w:szCs w:val="20"/>
        </w:rPr>
      </w:pPr>
      <w:r w:rsidRPr="001F3834">
        <w:rPr>
          <w:rFonts w:cs="Calibri"/>
          <w:bCs/>
          <w:sz w:val="20"/>
          <w:szCs w:val="20"/>
        </w:rPr>
        <w:t>Operator</w:t>
      </w:r>
      <w:r w:rsidR="009C6DA2" w:rsidRPr="001F3834">
        <w:rPr>
          <w:rFonts w:cs="Calibri"/>
          <w:bCs/>
          <w:sz w:val="20"/>
          <w:szCs w:val="20"/>
        </w:rPr>
        <w:t xml:space="preserve"> jest uprawniony do organizowania akcji specjalnych</w:t>
      </w:r>
      <w:r w:rsidR="00DC23A6" w:rsidRPr="001F3834">
        <w:rPr>
          <w:rFonts w:cs="Calibri"/>
          <w:bCs/>
          <w:sz w:val="20"/>
          <w:szCs w:val="20"/>
        </w:rPr>
        <w:t>, w szczególności</w:t>
      </w:r>
      <w:r w:rsidR="009C6DA2" w:rsidRPr="001F3834">
        <w:rPr>
          <w:rFonts w:cs="Calibri"/>
          <w:bCs/>
          <w:sz w:val="20"/>
          <w:szCs w:val="20"/>
        </w:rPr>
        <w:t xml:space="preserve"> we współpracy z Partnerami, w związku z czym Użytkownicy </w:t>
      </w:r>
      <w:r w:rsidR="00F32743" w:rsidRPr="001F3834">
        <w:rPr>
          <w:rFonts w:cs="Calibri"/>
          <w:bCs/>
          <w:sz w:val="20"/>
          <w:szCs w:val="20"/>
        </w:rPr>
        <w:t xml:space="preserve">biorący udział w akcji specjalnej mogą być zwolnieni z obowiązku wnoszenia opłat na rzecz </w:t>
      </w:r>
      <w:r w:rsidRPr="001F3834">
        <w:rPr>
          <w:rFonts w:cs="Calibri"/>
          <w:bCs/>
          <w:sz w:val="20"/>
          <w:szCs w:val="20"/>
        </w:rPr>
        <w:t>Operatora</w:t>
      </w:r>
      <w:r w:rsidR="00F32743" w:rsidRPr="001F3834">
        <w:rPr>
          <w:rFonts w:cs="Calibri"/>
          <w:bCs/>
          <w:sz w:val="20"/>
          <w:szCs w:val="20"/>
        </w:rPr>
        <w:t xml:space="preserve"> lub zobowiązani do ich uiszczania w wysokości niższej niż to wynika z </w:t>
      </w:r>
      <w:r w:rsidR="00565994" w:rsidRPr="001F3834">
        <w:rPr>
          <w:rFonts w:cs="Calibri"/>
          <w:bCs/>
          <w:sz w:val="20"/>
          <w:szCs w:val="20"/>
        </w:rPr>
        <w:t>zasad ogólnych</w:t>
      </w:r>
      <w:r w:rsidR="00F32743" w:rsidRPr="001F3834">
        <w:rPr>
          <w:rFonts w:cs="Calibri"/>
          <w:bCs/>
          <w:sz w:val="20"/>
          <w:szCs w:val="20"/>
        </w:rPr>
        <w:t xml:space="preserve">. </w:t>
      </w:r>
    </w:p>
    <w:p w14:paraId="569D40F4" w14:textId="6DFB0B90" w:rsidR="00F32743" w:rsidRPr="001F3834" w:rsidRDefault="00F32743" w:rsidP="006667F9">
      <w:pPr>
        <w:pStyle w:val="Akapitzlist"/>
        <w:numPr>
          <w:ilvl w:val="6"/>
          <w:numId w:val="37"/>
        </w:numPr>
        <w:spacing w:before="0" w:after="0"/>
        <w:ind w:left="426"/>
        <w:jc w:val="both"/>
        <w:rPr>
          <w:rFonts w:cs="Calibri"/>
          <w:bCs/>
          <w:sz w:val="20"/>
          <w:szCs w:val="20"/>
        </w:rPr>
      </w:pPr>
      <w:r w:rsidRPr="001F3834">
        <w:rPr>
          <w:rFonts w:cs="Calibri"/>
          <w:bCs/>
          <w:sz w:val="20"/>
          <w:szCs w:val="20"/>
        </w:rPr>
        <w:t xml:space="preserve">Zasady akcji specjalnych </w:t>
      </w:r>
      <w:r w:rsidR="00A908DE" w:rsidRPr="001F3834">
        <w:rPr>
          <w:rFonts w:cs="Calibri"/>
          <w:bCs/>
          <w:sz w:val="20"/>
          <w:szCs w:val="20"/>
        </w:rPr>
        <w:t>mogą określać</w:t>
      </w:r>
      <w:r w:rsidRPr="001F3834">
        <w:rPr>
          <w:rFonts w:cs="Calibri"/>
          <w:bCs/>
          <w:sz w:val="20"/>
          <w:szCs w:val="20"/>
        </w:rPr>
        <w:t xml:space="preserve"> odrębne regulamin</w:t>
      </w:r>
      <w:r w:rsidR="00DC23A6" w:rsidRPr="001F3834">
        <w:rPr>
          <w:rFonts w:cs="Calibri"/>
          <w:bCs/>
          <w:sz w:val="20"/>
          <w:szCs w:val="20"/>
        </w:rPr>
        <w:t>y</w:t>
      </w:r>
      <w:r w:rsidRPr="001F3834">
        <w:rPr>
          <w:rFonts w:cs="Calibri"/>
          <w:bCs/>
          <w:sz w:val="20"/>
          <w:szCs w:val="20"/>
        </w:rPr>
        <w:t xml:space="preserve"> akcji specjalnych. </w:t>
      </w:r>
    </w:p>
    <w:p w14:paraId="409D2321" w14:textId="5BA31BDD" w:rsidR="008A7A4E" w:rsidRPr="001F3834" w:rsidRDefault="008A7A4E" w:rsidP="006667F9">
      <w:pPr>
        <w:pStyle w:val="Akapitzlist"/>
        <w:numPr>
          <w:ilvl w:val="6"/>
          <w:numId w:val="37"/>
        </w:numPr>
        <w:spacing w:before="0" w:after="0"/>
        <w:ind w:left="426"/>
        <w:jc w:val="both"/>
        <w:rPr>
          <w:rFonts w:cs="Calibri"/>
          <w:bCs/>
          <w:sz w:val="20"/>
          <w:szCs w:val="20"/>
        </w:rPr>
      </w:pPr>
      <w:r w:rsidRPr="001F3834">
        <w:rPr>
          <w:rFonts w:cs="Calibri"/>
          <w:bCs/>
          <w:sz w:val="20"/>
          <w:szCs w:val="20"/>
        </w:rPr>
        <w:t>Jeżeli Użytkownik z własnej winy nie korzysta</w:t>
      </w:r>
      <w:r w:rsidR="000636E1" w:rsidRPr="001F3834">
        <w:rPr>
          <w:rFonts w:cs="Calibri"/>
          <w:bCs/>
          <w:sz w:val="20"/>
          <w:szCs w:val="20"/>
        </w:rPr>
        <w:t xml:space="preserve"> ze Schowka</w:t>
      </w:r>
      <w:r w:rsidRPr="001F3834">
        <w:rPr>
          <w:rFonts w:cs="Calibri"/>
          <w:bCs/>
          <w:sz w:val="20"/>
          <w:szCs w:val="20"/>
        </w:rPr>
        <w:t>,</w:t>
      </w:r>
      <w:r w:rsidR="000636E1" w:rsidRPr="001F3834">
        <w:rPr>
          <w:rFonts w:cs="Calibri"/>
          <w:bCs/>
          <w:sz w:val="20"/>
          <w:szCs w:val="20"/>
        </w:rPr>
        <w:t xml:space="preserve"> pomimo </w:t>
      </w:r>
      <w:r w:rsidR="00B82C5E" w:rsidRPr="001F3834">
        <w:rPr>
          <w:rFonts w:cs="Calibri"/>
          <w:bCs/>
          <w:sz w:val="20"/>
          <w:szCs w:val="20"/>
        </w:rPr>
        <w:t>obowiązywania Umowy Najmu i udostępnienia Schowka zgodnie z Regulaminem, Użytkownikowi</w:t>
      </w:r>
      <w:r w:rsidRPr="001F3834">
        <w:rPr>
          <w:rFonts w:cs="Calibri"/>
          <w:bCs/>
          <w:sz w:val="20"/>
          <w:szCs w:val="20"/>
        </w:rPr>
        <w:t xml:space="preserve"> nie przysługuje zwrot </w:t>
      </w:r>
      <w:r w:rsidR="00A908DE" w:rsidRPr="001F3834">
        <w:rPr>
          <w:rFonts w:cs="Calibri"/>
          <w:bCs/>
          <w:sz w:val="20"/>
          <w:szCs w:val="20"/>
        </w:rPr>
        <w:t>O</w:t>
      </w:r>
      <w:r w:rsidRPr="001F3834">
        <w:rPr>
          <w:rFonts w:cs="Calibri"/>
          <w:bCs/>
          <w:sz w:val="20"/>
          <w:szCs w:val="20"/>
        </w:rPr>
        <w:t xml:space="preserve">płaty </w:t>
      </w:r>
      <w:r w:rsidR="00A908DE" w:rsidRPr="001F3834">
        <w:rPr>
          <w:rFonts w:cs="Calibri"/>
          <w:bCs/>
          <w:sz w:val="20"/>
          <w:szCs w:val="20"/>
        </w:rPr>
        <w:t>C</w:t>
      </w:r>
      <w:r w:rsidR="00B82C5E" w:rsidRPr="001F3834">
        <w:rPr>
          <w:rFonts w:cs="Calibri"/>
          <w:bCs/>
          <w:sz w:val="20"/>
          <w:szCs w:val="20"/>
        </w:rPr>
        <w:t>zynszowej</w:t>
      </w:r>
      <w:r w:rsidRPr="001F3834">
        <w:rPr>
          <w:rFonts w:cs="Calibri"/>
          <w:bCs/>
          <w:sz w:val="20"/>
          <w:szCs w:val="20"/>
        </w:rPr>
        <w:t xml:space="preserve">. </w:t>
      </w:r>
    </w:p>
    <w:p w14:paraId="7A6DBC91" w14:textId="77777777" w:rsidR="008C2B76" w:rsidRPr="001F3834" w:rsidRDefault="008C2B76" w:rsidP="00F30784">
      <w:pPr>
        <w:spacing w:line="276" w:lineRule="auto"/>
        <w:jc w:val="center"/>
        <w:rPr>
          <w:rFonts w:asciiTheme="majorHAnsi" w:hAnsiTheme="majorHAnsi" w:cs="Calibri"/>
          <w:bCs/>
          <w:sz w:val="20"/>
          <w:szCs w:val="20"/>
        </w:rPr>
      </w:pPr>
    </w:p>
    <w:p w14:paraId="270E3876" w14:textId="5109887E" w:rsidR="0021584F" w:rsidRPr="001F3834" w:rsidRDefault="0021584F"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2</w:t>
      </w:r>
      <w:r w:rsidR="00332727" w:rsidRPr="001F3834">
        <w:rPr>
          <w:rFonts w:asciiTheme="majorHAnsi" w:hAnsiTheme="majorHAnsi" w:cs="Calibri"/>
          <w:b/>
          <w:sz w:val="20"/>
          <w:szCs w:val="20"/>
        </w:rPr>
        <w:t>4</w:t>
      </w:r>
      <w:r w:rsidRPr="001F3834">
        <w:rPr>
          <w:rFonts w:asciiTheme="majorHAnsi" w:hAnsiTheme="majorHAnsi" w:cs="Calibri"/>
          <w:b/>
          <w:sz w:val="20"/>
          <w:szCs w:val="20"/>
        </w:rPr>
        <w:t xml:space="preserve">. </w:t>
      </w:r>
    </w:p>
    <w:p w14:paraId="69E15ED2" w14:textId="1A36CC25" w:rsidR="0021584F" w:rsidRPr="001F3834" w:rsidRDefault="0021584F"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xml:space="preserve">Dokonywanie płatności </w:t>
      </w:r>
    </w:p>
    <w:p w14:paraId="05DA7EB7" w14:textId="07FE4DB9" w:rsidR="006B3DD1" w:rsidRPr="001F3834" w:rsidRDefault="004A3095" w:rsidP="006667F9">
      <w:pPr>
        <w:pStyle w:val="Akapitzlist"/>
        <w:numPr>
          <w:ilvl w:val="3"/>
          <w:numId w:val="7"/>
        </w:numPr>
        <w:spacing w:before="0" w:after="0"/>
        <w:ind w:left="426"/>
        <w:jc w:val="both"/>
        <w:rPr>
          <w:rFonts w:cs="Calibri"/>
          <w:bCs/>
          <w:sz w:val="20"/>
          <w:szCs w:val="20"/>
        </w:rPr>
      </w:pPr>
      <w:r w:rsidRPr="001F3834">
        <w:rPr>
          <w:rFonts w:cs="Calibri"/>
          <w:bCs/>
          <w:sz w:val="20"/>
          <w:szCs w:val="20"/>
        </w:rPr>
        <w:t xml:space="preserve">Zapłata należności na rzecz </w:t>
      </w:r>
      <w:r w:rsidR="009D1809" w:rsidRPr="001F3834">
        <w:rPr>
          <w:rFonts w:cs="Calibri"/>
          <w:bCs/>
          <w:sz w:val="20"/>
          <w:szCs w:val="20"/>
        </w:rPr>
        <w:t>Operatora</w:t>
      </w:r>
      <w:r w:rsidRPr="001F3834">
        <w:rPr>
          <w:rFonts w:cs="Calibri"/>
          <w:bCs/>
          <w:sz w:val="20"/>
          <w:szCs w:val="20"/>
        </w:rPr>
        <w:t xml:space="preserve"> jest możliwa </w:t>
      </w:r>
      <w:r w:rsidR="00A908DE" w:rsidRPr="001F3834">
        <w:rPr>
          <w:rFonts w:cs="Calibri"/>
          <w:bCs/>
          <w:sz w:val="20"/>
          <w:szCs w:val="20"/>
        </w:rPr>
        <w:t xml:space="preserve">za pomocą metodą płatności wskazanych podczas składania </w:t>
      </w:r>
      <w:r w:rsidR="00626AE4" w:rsidRPr="001F3834">
        <w:rPr>
          <w:rFonts w:cs="Calibri"/>
          <w:bCs/>
          <w:sz w:val="20"/>
          <w:szCs w:val="20"/>
        </w:rPr>
        <w:t>Dyspozycji Najmu</w:t>
      </w:r>
      <w:r w:rsidR="00B06D08" w:rsidRPr="001F3834">
        <w:rPr>
          <w:rFonts w:cs="Calibri"/>
          <w:bCs/>
          <w:sz w:val="20"/>
          <w:szCs w:val="20"/>
        </w:rPr>
        <w:t xml:space="preserve">, w szczególności </w:t>
      </w:r>
      <w:r w:rsidRPr="001F3834">
        <w:rPr>
          <w:rFonts w:cs="Calibri"/>
          <w:bCs/>
          <w:sz w:val="20"/>
          <w:szCs w:val="20"/>
        </w:rPr>
        <w:t xml:space="preserve">poprzez </w:t>
      </w:r>
      <w:r w:rsidR="0082054D" w:rsidRPr="001F3834">
        <w:rPr>
          <w:rFonts w:cs="Calibri"/>
          <w:bCs/>
          <w:sz w:val="20"/>
          <w:szCs w:val="20"/>
        </w:rPr>
        <w:t>podpięcie karty płatniczej</w:t>
      </w:r>
      <w:r w:rsidR="00B06D08" w:rsidRPr="001F3834">
        <w:rPr>
          <w:rFonts w:cs="Calibri"/>
          <w:bCs/>
          <w:sz w:val="20"/>
          <w:szCs w:val="20"/>
        </w:rPr>
        <w:t xml:space="preserve"> do konta Użytkownika</w:t>
      </w:r>
      <w:r w:rsidRPr="001F3834">
        <w:rPr>
          <w:rFonts w:cs="Calibri"/>
          <w:bCs/>
          <w:sz w:val="20"/>
          <w:szCs w:val="20"/>
        </w:rPr>
        <w:t xml:space="preserve">. </w:t>
      </w:r>
    </w:p>
    <w:p w14:paraId="6270F620" w14:textId="47295039" w:rsidR="00E2215B" w:rsidRPr="001F3834" w:rsidRDefault="00E2215B" w:rsidP="006667F9">
      <w:pPr>
        <w:pStyle w:val="Akapitzlist"/>
        <w:numPr>
          <w:ilvl w:val="3"/>
          <w:numId w:val="7"/>
        </w:numPr>
        <w:spacing w:before="0" w:after="0"/>
        <w:ind w:left="426"/>
        <w:jc w:val="both"/>
        <w:rPr>
          <w:rFonts w:cs="Calibri"/>
          <w:bCs/>
          <w:sz w:val="20"/>
          <w:szCs w:val="20"/>
        </w:rPr>
      </w:pPr>
      <w:r w:rsidRPr="001F3834">
        <w:rPr>
          <w:rFonts w:cs="Calibri"/>
          <w:bCs/>
          <w:sz w:val="20"/>
          <w:szCs w:val="20"/>
        </w:rPr>
        <w:t xml:space="preserve">Zapłata </w:t>
      </w:r>
      <w:r w:rsidR="00B06D08" w:rsidRPr="001F3834">
        <w:rPr>
          <w:rFonts w:cs="Calibri"/>
          <w:bCs/>
          <w:sz w:val="20"/>
          <w:szCs w:val="20"/>
        </w:rPr>
        <w:t xml:space="preserve">w każdym przypadku </w:t>
      </w:r>
      <w:r w:rsidRPr="001F3834">
        <w:rPr>
          <w:rFonts w:cs="Calibri"/>
          <w:bCs/>
          <w:sz w:val="20"/>
          <w:szCs w:val="20"/>
        </w:rPr>
        <w:t xml:space="preserve">następuje z góry, tj. środki pieniężne </w:t>
      </w:r>
      <w:r w:rsidR="00943C30" w:rsidRPr="001F3834">
        <w:rPr>
          <w:rFonts w:cs="Calibri"/>
          <w:bCs/>
          <w:sz w:val="20"/>
          <w:szCs w:val="20"/>
        </w:rPr>
        <w:t xml:space="preserve">muszą być przekazane przez Użytkownika </w:t>
      </w:r>
      <w:r w:rsidRPr="001F3834">
        <w:rPr>
          <w:rFonts w:cs="Calibri"/>
          <w:bCs/>
          <w:sz w:val="20"/>
          <w:szCs w:val="20"/>
        </w:rPr>
        <w:t xml:space="preserve">przed rozpoczęciem </w:t>
      </w:r>
      <w:r w:rsidR="00F41CBD" w:rsidRPr="001F3834">
        <w:rPr>
          <w:rFonts w:cs="Calibri"/>
          <w:bCs/>
          <w:sz w:val="20"/>
          <w:szCs w:val="20"/>
        </w:rPr>
        <w:t>Najmu</w:t>
      </w:r>
      <w:r w:rsidRPr="001F3834">
        <w:rPr>
          <w:rFonts w:cs="Calibri"/>
          <w:bCs/>
          <w:sz w:val="20"/>
          <w:szCs w:val="20"/>
        </w:rPr>
        <w:t xml:space="preserve"> lub </w:t>
      </w:r>
      <w:r w:rsidR="00F41CBD" w:rsidRPr="001F3834">
        <w:rPr>
          <w:rFonts w:cs="Calibri"/>
          <w:bCs/>
          <w:sz w:val="20"/>
          <w:szCs w:val="20"/>
        </w:rPr>
        <w:t xml:space="preserve">rozpoczęciem świadczenia </w:t>
      </w:r>
      <w:r w:rsidRPr="001F3834">
        <w:rPr>
          <w:rFonts w:cs="Calibri"/>
          <w:bCs/>
          <w:sz w:val="20"/>
          <w:szCs w:val="20"/>
        </w:rPr>
        <w:t>Usług</w:t>
      </w:r>
      <w:r w:rsidR="00F41CBD" w:rsidRPr="001F3834">
        <w:rPr>
          <w:rFonts w:cs="Calibri"/>
          <w:bCs/>
          <w:sz w:val="20"/>
          <w:szCs w:val="20"/>
        </w:rPr>
        <w:t xml:space="preserve"> Elektronicznych o charakterze</w:t>
      </w:r>
      <w:r w:rsidRPr="001F3834">
        <w:rPr>
          <w:rFonts w:cs="Calibri"/>
          <w:bCs/>
          <w:sz w:val="20"/>
          <w:szCs w:val="20"/>
        </w:rPr>
        <w:t xml:space="preserve"> odpłatny</w:t>
      </w:r>
      <w:r w:rsidR="00F41CBD" w:rsidRPr="001F3834">
        <w:rPr>
          <w:rFonts w:cs="Calibri"/>
          <w:bCs/>
          <w:sz w:val="20"/>
          <w:szCs w:val="20"/>
        </w:rPr>
        <w:t>m</w:t>
      </w:r>
      <w:r w:rsidRPr="001F3834">
        <w:rPr>
          <w:rFonts w:cs="Calibri"/>
          <w:bCs/>
          <w:sz w:val="20"/>
          <w:szCs w:val="20"/>
        </w:rPr>
        <w:t xml:space="preserve">. </w:t>
      </w:r>
    </w:p>
    <w:p w14:paraId="52B365C5" w14:textId="3EBB181F" w:rsidR="00AB19EC" w:rsidRPr="001F3834" w:rsidRDefault="00AB19EC" w:rsidP="006667F9">
      <w:pPr>
        <w:pStyle w:val="Akapitzlist"/>
        <w:numPr>
          <w:ilvl w:val="3"/>
          <w:numId w:val="7"/>
        </w:numPr>
        <w:spacing w:before="0" w:after="0"/>
        <w:ind w:left="426"/>
        <w:jc w:val="both"/>
        <w:rPr>
          <w:rFonts w:cs="Calibri"/>
          <w:bCs/>
          <w:sz w:val="20"/>
          <w:szCs w:val="20"/>
        </w:rPr>
      </w:pPr>
      <w:r w:rsidRPr="001F3834">
        <w:rPr>
          <w:rFonts w:cs="Calibri"/>
          <w:bCs/>
          <w:sz w:val="20"/>
          <w:szCs w:val="20"/>
        </w:rPr>
        <w:t xml:space="preserve">Środki pieniężne, o których mowa w ust. </w:t>
      </w:r>
      <w:r w:rsidR="00F41CBD" w:rsidRPr="001F3834">
        <w:rPr>
          <w:rFonts w:cs="Calibri"/>
          <w:bCs/>
          <w:sz w:val="20"/>
          <w:szCs w:val="20"/>
        </w:rPr>
        <w:t>2</w:t>
      </w:r>
      <w:r w:rsidRPr="001F3834">
        <w:rPr>
          <w:rFonts w:cs="Calibri"/>
          <w:bCs/>
          <w:sz w:val="20"/>
          <w:szCs w:val="20"/>
        </w:rPr>
        <w:t xml:space="preserve">, są pobierane w wysokości </w:t>
      </w:r>
      <w:r w:rsidR="00D00211" w:rsidRPr="001F3834">
        <w:rPr>
          <w:rFonts w:cs="Calibri"/>
          <w:bCs/>
          <w:sz w:val="20"/>
          <w:szCs w:val="20"/>
        </w:rPr>
        <w:t>O</w:t>
      </w:r>
      <w:r w:rsidRPr="001F3834">
        <w:rPr>
          <w:rFonts w:cs="Calibri"/>
          <w:bCs/>
          <w:sz w:val="20"/>
          <w:szCs w:val="20"/>
        </w:rPr>
        <w:t xml:space="preserve">płat. </w:t>
      </w:r>
    </w:p>
    <w:p w14:paraId="633B4CDD" w14:textId="0FC96E17" w:rsidR="00753A94" w:rsidRPr="001F3834" w:rsidRDefault="00753A94" w:rsidP="006667F9">
      <w:pPr>
        <w:pStyle w:val="Akapitzlist"/>
        <w:numPr>
          <w:ilvl w:val="3"/>
          <w:numId w:val="7"/>
        </w:numPr>
        <w:spacing w:before="0" w:after="0"/>
        <w:ind w:left="426"/>
        <w:jc w:val="both"/>
        <w:rPr>
          <w:rFonts w:cs="Calibri"/>
          <w:bCs/>
          <w:sz w:val="20"/>
          <w:szCs w:val="20"/>
        </w:rPr>
      </w:pPr>
      <w:r w:rsidRPr="001F3834">
        <w:rPr>
          <w:rFonts w:cs="Calibri"/>
          <w:bCs/>
          <w:sz w:val="20"/>
          <w:szCs w:val="20"/>
        </w:rPr>
        <w:t xml:space="preserve">W przypadku innych należności środki pieniężne są pobierane </w:t>
      </w:r>
      <w:r w:rsidR="002F5E26" w:rsidRPr="001F3834">
        <w:rPr>
          <w:rFonts w:cs="Calibri"/>
          <w:bCs/>
          <w:sz w:val="20"/>
          <w:szCs w:val="20"/>
        </w:rPr>
        <w:t>z konta Użytkownika lub karty płatniczej w wysokości odpowiadającej tym innym należnościom</w:t>
      </w:r>
      <w:r w:rsidR="00FC5046" w:rsidRPr="001F3834">
        <w:rPr>
          <w:rFonts w:cs="Calibri"/>
          <w:bCs/>
          <w:sz w:val="20"/>
          <w:szCs w:val="20"/>
        </w:rPr>
        <w:t xml:space="preserve"> po zawiadomieniu Użytkownika o naliczeniu innej należności przez </w:t>
      </w:r>
      <w:r w:rsidR="009D1809" w:rsidRPr="001F3834">
        <w:rPr>
          <w:rFonts w:cs="Calibri"/>
          <w:bCs/>
          <w:sz w:val="20"/>
          <w:szCs w:val="20"/>
        </w:rPr>
        <w:t>Operatora</w:t>
      </w:r>
      <w:r w:rsidR="00FC5046" w:rsidRPr="001F3834">
        <w:rPr>
          <w:rFonts w:cs="Calibri"/>
          <w:bCs/>
          <w:sz w:val="20"/>
          <w:szCs w:val="20"/>
        </w:rPr>
        <w:t>.</w:t>
      </w:r>
    </w:p>
    <w:p w14:paraId="1C0C4464" w14:textId="79188A3F" w:rsidR="00835920" w:rsidRPr="001F3834" w:rsidRDefault="00835920" w:rsidP="006667F9">
      <w:pPr>
        <w:pStyle w:val="Akapitzlist"/>
        <w:numPr>
          <w:ilvl w:val="3"/>
          <w:numId w:val="7"/>
        </w:numPr>
        <w:spacing w:before="0" w:after="0"/>
        <w:ind w:left="426"/>
        <w:jc w:val="both"/>
        <w:rPr>
          <w:rFonts w:cs="Calibri"/>
          <w:bCs/>
          <w:sz w:val="20"/>
          <w:szCs w:val="20"/>
        </w:rPr>
      </w:pPr>
      <w:r w:rsidRPr="001F3834">
        <w:rPr>
          <w:rFonts w:cs="Calibri"/>
          <w:bCs/>
          <w:sz w:val="20"/>
          <w:szCs w:val="20"/>
        </w:rPr>
        <w:t xml:space="preserve">Jeżeli </w:t>
      </w:r>
      <w:r w:rsidR="00890903" w:rsidRPr="001F3834">
        <w:rPr>
          <w:rFonts w:cs="Calibri"/>
          <w:bCs/>
          <w:sz w:val="20"/>
          <w:szCs w:val="20"/>
        </w:rPr>
        <w:t xml:space="preserve">Użytkownik dokonał podpięcia karty płatniczej i </w:t>
      </w:r>
      <w:r w:rsidRPr="001F3834">
        <w:rPr>
          <w:rFonts w:cs="Calibri"/>
          <w:bCs/>
          <w:sz w:val="20"/>
          <w:szCs w:val="20"/>
        </w:rPr>
        <w:t xml:space="preserve">Użytkownik nie posiada </w:t>
      </w:r>
      <w:r w:rsidR="00FC5046" w:rsidRPr="001F3834">
        <w:rPr>
          <w:rFonts w:cs="Calibri"/>
          <w:bCs/>
          <w:sz w:val="20"/>
          <w:szCs w:val="20"/>
        </w:rPr>
        <w:t xml:space="preserve">wystarczających środków pieniężnych na karcie płatniczej, jest zobowiązany </w:t>
      </w:r>
      <w:r w:rsidR="00FC5046" w:rsidRPr="001F3834">
        <w:rPr>
          <w:rFonts w:cs="Calibri"/>
          <w:bCs/>
          <w:sz w:val="20"/>
          <w:szCs w:val="20"/>
        </w:rPr>
        <w:lastRenderedPageBreak/>
        <w:t xml:space="preserve">dokonać zasilenia karty płatniczej tymi środkami najpóźniej w terminie </w:t>
      </w:r>
      <w:r w:rsidR="009606C4" w:rsidRPr="001F3834">
        <w:rPr>
          <w:rFonts w:cs="Calibri"/>
          <w:bCs/>
          <w:sz w:val="20"/>
          <w:szCs w:val="20"/>
        </w:rPr>
        <w:t>3</w:t>
      </w:r>
      <w:r w:rsidR="00FC5046" w:rsidRPr="001F3834">
        <w:rPr>
          <w:rFonts w:cs="Calibri"/>
          <w:bCs/>
          <w:sz w:val="20"/>
          <w:szCs w:val="20"/>
        </w:rPr>
        <w:t xml:space="preserve"> (słownie: </w:t>
      </w:r>
      <w:r w:rsidR="009606C4" w:rsidRPr="001F3834">
        <w:rPr>
          <w:rFonts w:cs="Calibri"/>
          <w:bCs/>
          <w:sz w:val="20"/>
          <w:szCs w:val="20"/>
        </w:rPr>
        <w:t>trzech</w:t>
      </w:r>
      <w:r w:rsidR="00FC5046" w:rsidRPr="001F3834">
        <w:rPr>
          <w:rFonts w:cs="Calibri"/>
          <w:bCs/>
          <w:sz w:val="20"/>
          <w:szCs w:val="20"/>
        </w:rPr>
        <w:t xml:space="preserve">) dni od dnia, w którym </w:t>
      </w:r>
      <w:r w:rsidR="009D1809" w:rsidRPr="001F3834">
        <w:rPr>
          <w:rFonts w:cs="Calibri"/>
          <w:bCs/>
          <w:sz w:val="20"/>
          <w:szCs w:val="20"/>
        </w:rPr>
        <w:t>Operator</w:t>
      </w:r>
      <w:r w:rsidR="00FC5046" w:rsidRPr="001F3834">
        <w:rPr>
          <w:rFonts w:cs="Calibri"/>
          <w:bCs/>
          <w:sz w:val="20"/>
          <w:szCs w:val="20"/>
        </w:rPr>
        <w:t xml:space="preserve"> dokonał nieudanego pobrania </w:t>
      </w:r>
      <w:r w:rsidR="00085B81" w:rsidRPr="001F3834">
        <w:rPr>
          <w:rFonts w:cs="Calibri"/>
          <w:bCs/>
          <w:sz w:val="20"/>
          <w:szCs w:val="20"/>
        </w:rPr>
        <w:t>środków pieniężnych z</w:t>
      </w:r>
      <w:r w:rsidR="00B248EC" w:rsidRPr="001F3834">
        <w:rPr>
          <w:rFonts w:cs="Calibri"/>
          <w:bCs/>
          <w:sz w:val="20"/>
          <w:szCs w:val="20"/>
        </w:rPr>
        <w:t xml:space="preserve"> karty płatniczej</w:t>
      </w:r>
      <w:r w:rsidR="00085B81" w:rsidRPr="001F3834">
        <w:rPr>
          <w:rFonts w:cs="Calibri"/>
          <w:bCs/>
          <w:sz w:val="20"/>
          <w:szCs w:val="20"/>
        </w:rPr>
        <w:t xml:space="preserve">. </w:t>
      </w:r>
    </w:p>
    <w:p w14:paraId="3E15EEE4" w14:textId="7105C062" w:rsidR="00085B81" w:rsidRPr="001F3834" w:rsidRDefault="00085B81" w:rsidP="006667F9">
      <w:pPr>
        <w:pStyle w:val="Akapitzlist"/>
        <w:numPr>
          <w:ilvl w:val="3"/>
          <w:numId w:val="7"/>
        </w:numPr>
        <w:spacing w:before="0" w:after="0"/>
        <w:ind w:left="426"/>
        <w:jc w:val="both"/>
        <w:rPr>
          <w:rFonts w:cs="Calibri"/>
          <w:bCs/>
          <w:sz w:val="20"/>
          <w:szCs w:val="20"/>
        </w:rPr>
      </w:pPr>
      <w:r w:rsidRPr="001F3834">
        <w:rPr>
          <w:rFonts w:cs="Calibri"/>
          <w:bCs/>
          <w:sz w:val="20"/>
          <w:szCs w:val="20"/>
        </w:rPr>
        <w:t xml:space="preserve">W przypadku naruszenia </w:t>
      </w:r>
      <w:r w:rsidR="00B248EC" w:rsidRPr="001F3834">
        <w:rPr>
          <w:rFonts w:cs="Calibri"/>
          <w:bCs/>
          <w:sz w:val="20"/>
          <w:szCs w:val="20"/>
        </w:rPr>
        <w:t xml:space="preserve">przez Użytkownika </w:t>
      </w:r>
      <w:r w:rsidRPr="001F3834">
        <w:rPr>
          <w:rFonts w:cs="Calibri"/>
          <w:bCs/>
          <w:sz w:val="20"/>
          <w:szCs w:val="20"/>
        </w:rPr>
        <w:t xml:space="preserve">obowiązku w ust. </w:t>
      </w:r>
      <w:r w:rsidR="003E58FB" w:rsidRPr="001F3834">
        <w:rPr>
          <w:rFonts w:cs="Calibri"/>
          <w:bCs/>
          <w:sz w:val="20"/>
          <w:szCs w:val="20"/>
        </w:rPr>
        <w:t>5</w:t>
      </w:r>
      <w:r w:rsidRPr="001F3834">
        <w:rPr>
          <w:rFonts w:cs="Calibri"/>
          <w:bCs/>
          <w:sz w:val="20"/>
          <w:szCs w:val="20"/>
        </w:rPr>
        <w:t xml:space="preserve"> </w:t>
      </w:r>
      <w:r w:rsidR="009D1809" w:rsidRPr="001F3834">
        <w:rPr>
          <w:rFonts w:cs="Calibri"/>
          <w:bCs/>
          <w:sz w:val="20"/>
          <w:szCs w:val="20"/>
        </w:rPr>
        <w:t>Operator</w:t>
      </w:r>
      <w:r w:rsidRPr="001F3834">
        <w:rPr>
          <w:rFonts w:cs="Calibri"/>
          <w:bCs/>
          <w:sz w:val="20"/>
          <w:szCs w:val="20"/>
        </w:rPr>
        <w:t xml:space="preserve"> dokonuje blokady konta Użytkownika, uniemożliwiając mu w szczególności składanie kolejnych </w:t>
      </w:r>
      <w:r w:rsidR="00626AE4" w:rsidRPr="001F3834">
        <w:rPr>
          <w:rFonts w:cs="Calibri"/>
          <w:bCs/>
          <w:sz w:val="20"/>
          <w:szCs w:val="20"/>
        </w:rPr>
        <w:t>Dyspozycji Najmu</w:t>
      </w:r>
      <w:r w:rsidRPr="001F3834">
        <w:rPr>
          <w:rFonts w:cs="Calibri"/>
          <w:bCs/>
          <w:sz w:val="20"/>
          <w:szCs w:val="20"/>
        </w:rPr>
        <w:t xml:space="preserve">, jak również może dochodzić zapłaty od Użytkownika wszelkimi dostępnymi środkami prawnymi. </w:t>
      </w:r>
    </w:p>
    <w:p w14:paraId="23F42A5D" w14:textId="655CEC7F" w:rsidR="0077540F" w:rsidRPr="001F3834" w:rsidRDefault="0077540F" w:rsidP="006667F9">
      <w:pPr>
        <w:pStyle w:val="Akapitzlist"/>
        <w:numPr>
          <w:ilvl w:val="3"/>
          <w:numId w:val="7"/>
        </w:numPr>
        <w:spacing w:before="0" w:after="0"/>
        <w:ind w:left="426"/>
        <w:jc w:val="both"/>
        <w:rPr>
          <w:rFonts w:cs="Calibri"/>
          <w:bCs/>
          <w:sz w:val="20"/>
          <w:szCs w:val="20"/>
        </w:rPr>
      </w:pPr>
      <w:r w:rsidRPr="001F3834">
        <w:rPr>
          <w:rFonts w:cs="Calibri"/>
          <w:bCs/>
          <w:sz w:val="20"/>
          <w:szCs w:val="20"/>
        </w:rPr>
        <w:t xml:space="preserve">Środki pieniężne przekazane Użytkownikowi w ramach akcji specjalnej nie </w:t>
      </w:r>
      <w:r w:rsidR="003A47B5" w:rsidRPr="001F3834">
        <w:rPr>
          <w:rFonts w:cs="Calibri"/>
          <w:bCs/>
          <w:sz w:val="20"/>
          <w:szCs w:val="20"/>
        </w:rPr>
        <w:t xml:space="preserve">podlegają wypłacie w formie pieniężnej. </w:t>
      </w:r>
    </w:p>
    <w:p w14:paraId="5036A954" w14:textId="18CF4044" w:rsidR="00947EE3" w:rsidRPr="001F3834" w:rsidRDefault="00947EE3" w:rsidP="006667F9">
      <w:pPr>
        <w:pStyle w:val="Akapitzlist"/>
        <w:numPr>
          <w:ilvl w:val="3"/>
          <w:numId w:val="7"/>
        </w:numPr>
        <w:spacing w:before="0" w:after="0"/>
        <w:ind w:left="426"/>
        <w:jc w:val="both"/>
        <w:rPr>
          <w:rFonts w:cs="Calibri"/>
          <w:bCs/>
          <w:sz w:val="20"/>
          <w:szCs w:val="20"/>
        </w:rPr>
      </w:pPr>
      <w:r w:rsidRPr="001F3834">
        <w:rPr>
          <w:rFonts w:cs="Calibri"/>
          <w:bCs/>
          <w:sz w:val="20"/>
          <w:szCs w:val="20"/>
        </w:rPr>
        <w:t xml:space="preserve">W przypadku </w:t>
      </w:r>
      <w:r w:rsidR="00F55D2F" w:rsidRPr="001F3834">
        <w:rPr>
          <w:rFonts w:cs="Calibri"/>
          <w:bCs/>
          <w:sz w:val="20"/>
          <w:szCs w:val="20"/>
        </w:rPr>
        <w:t>opóźnienia</w:t>
      </w:r>
      <w:r w:rsidRPr="001F3834">
        <w:rPr>
          <w:rFonts w:cs="Calibri"/>
          <w:bCs/>
          <w:sz w:val="20"/>
          <w:szCs w:val="20"/>
        </w:rPr>
        <w:t xml:space="preserve"> w zapłacie należności </w:t>
      </w:r>
      <w:r w:rsidR="009D1809" w:rsidRPr="001F3834">
        <w:rPr>
          <w:rFonts w:cs="Calibri"/>
          <w:bCs/>
          <w:sz w:val="20"/>
          <w:szCs w:val="20"/>
        </w:rPr>
        <w:t>Operatorowi</w:t>
      </w:r>
      <w:r w:rsidRPr="001F3834">
        <w:rPr>
          <w:rFonts w:cs="Calibri"/>
          <w:bCs/>
          <w:sz w:val="20"/>
          <w:szCs w:val="20"/>
        </w:rPr>
        <w:t xml:space="preserve"> przysługuje prawo naliczania odsetek ustawowych za </w:t>
      </w:r>
      <w:r w:rsidR="007D6E6D" w:rsidRPr="001F3834">
        <w:rPr>
          <w:rFonts w:cs="Calibri"/>
          <w:bCs/>
          <w:sz w:val="20"/>
          <w:szCs w:val="20"/>
        </w:rPr>
        <w:t>opóźnienie w płatnościach</w:t>
      </w:r>
      <w:r w:rsidRPr="001F3834">
        <w:rPr>
          <w:rFonts w:cs="Calibri"/>
          <w:bCs/>
          <w:sz w:val="20"/>
          <w:szCs w:val="20"/>
        </w:rPr>
        <w:t xml:space="preserve"> — zgodnie z właściwym przepisami prawa. </w:t>
      </w:r>
    </w:p>
    <w:p w14:paraId="04E2DF69" w14:textId="149A915F" w:rsidR="00085B81" w:rsidRPr="001F3834" w:rsidRDefault="00947EE3" w:rsidP="006667F9">
      <w:pPr>
        <w:pStyle w:val="Akapitzlist"/>
        <w:numPr>
          <w:ilvl w:val="3"/>
          <w:numId w:val="7"/>
        </w:numPr>
        <w:spacing w:before="0" w:after="0"/>
        <w:ind w:left="426"/>
        <w:jc w:val="both"/>
        <w:rPr>
          <w:rFonts w:cs="Calibri"/>
          <w:bCs/>
          <w:sz w:val="20"/>
          <w:szCs w:val="20"/>
        </w:rPr>
      </w:pPr>
      <w:r w:rsidRPr="001F3834">
        <w:rPr>
          <w:rFonts w:cs="Calibri"/>
          <w:bCs/>
          <w:sz w:val="20"/>
          <w:szCs w:val="20"/>
        </w:rPr>
        <w:t xml:space="preserve">Na życzenie Użytkownika </w:t>
      </w:r>
      <w:r w:rsidR="009D1809" w:rsidRPr="001F3834">
        <w:rPr>
          <w:rFonts w:cs="Calibri"/>
          <w:bCs/>
          <w:sz w:val="20"/>
          <w:szCs w:val="20"/>
        </w:rPr>
        <w:t>Operator</w:t>
      </w:r>
      <w:r w:rsidRPr="001F3834">
        <w:rPr>
          <w:rFonts w:cs="Calibri"/>
          <w:bCs/>
          <w:sz w:val="20"/>
          <w:szCs w:val="20"/>
        </w:rPr>
        <w:t xml:space="preserve"> wystawi fakturę VAT. W tym celu Użytkownik jest zobowiązany przekazać </w:t>
      </w:r>
      <w:r w:rsidR="009D1809" w:rsidRPr="001F3834">
        <w:rPr>
          <w:rFonts w:cs="Calibri"/>
          <w:bCs/>
          <w:sz w:val="20"/>
          <w:szCs w:val="20"/>
        </w:rPr>
        <w:t>Operatorowi</w:t>
      </w:r>
      <w:r w:rsidRPr="001F3834">
        <w:rPr>
          <w:rFonts w:cs="Calibri"/>
          <w:bCs/>
          <w:sz w:val="20"/>
          <w:szCs w:val="20"/>
        </w:rPr>
        <w:t xml:space="preserve"> wszystkie dane niezbędne do wystawienia faktury </w:t>
      </w:r>
      <w:r w:rsidR="004B7CE8" w:rsidRPr="001F3834">
        <w:rPr>
          <w:rFonts w:cs="Calibri"/>
          <w:bCs/>
          <w:sz w:val="20"/>
          <w:szCs w:val="20"/>
        </w:rPr>
        <w:t xml:space="preserve">VAT </w:t>
      </w:r>
      <w:r w:rsidRPr="001F3834">
        <w:rPr>
          <w:rFonts w:cs="Calibri"/>
          <w:bCs/>
          <w:sz w:val="20"/>
          <w:szCs w:val="20"/>
        </w:rPr>
        <w:t xml:space="preserve">zgodnie z właściwymi przepisami prawa podatkowego. </w:t>
      </w:r>
    </w:p>
    <w:p w14:paraId="3A25D928" w14:textId="045B3B3E" w:rsidR="004B7CE8" w:rsidRPr="001F3834" w:rsidRDefault="004B7CE8" w:rsidP="006667F9">
      <w:pPr>
        <w:pStyle w:val="Akapitzlist"/>
        <w:numPr>
          <w:ilvl w:val="3"/>
          <w:numId w:val="7"/>
        </w:numPr>
        <w:spacing w:before="0" w:after="0"/>
        <w:ind w:left="426"/>
        <w:jc w:val="both"/>
        <w:rPr>
          <w:rFonts w:cs="Calibri"/>
          <w:bCs/>
          <w:sz w:val="20"/>
          <w:szCs w:val="20"/>
        </w:rPr>
      </w:pPr>
      <w:r w:rsidRPr="001F3834">
        <w:rPr>
          <w:rFonts w:cs="Calibri"/>
          <w:bCs/>
          <w:sz w:val="20"/>
          <w:szCs w:val="20"/>
        </w:rPr>
        <w:t xml:space="preserve">Użytkownik upoważnia </w:t>
      </w:r>
      <w:r w:rsidR="009D1809" w:rsidRPr="001F3834">
        <w:rPr>
          <w:rFonts w:cs="Calibri"/>
          <w:bCs/>
          <w:sz w:val="20"/>
          <w:szCs w:val="20"/>
        </w:rPr>
        <w:t>Operatora</w:t>
      </w:r>
      <w:r w:rsidRPr="001F3834">
        <w:rPr>
          <w:rFonts w:cs="Calibri"/>
          <w:bCs/>
          <w:sz w:val="20"/>
          <w:szCs w:val="20"/>
        </w:rPr>
        <w:t xml:space="preserve"> do wystawiania faktur VAT bez jego podpisu. </w:t>
      </w:r>
    </w:p>
    <w:p w14:paraId="06AC4549" w14:textId="0110E920" w:rsidR="004B7CE8" w:rsidRPr="001F3834" w:rsidRDefault="004B7CE8" w:rsidP="006667F9">
      <w:pPr>
        <w:pStyle w:val="Akapitzlist"/>
        <w:numPr>
          <w:ilvl w:val="3"/>
          <w:numId w:val="7"/>
        </w:numPr>
        <w:spacing w:before="0" w:after="0"/>
        <w:ind w:left="426"/>
        <w:jc w:val="both"/>
        <w:rPr>
          <w:rFonts w:cs="Calibri"/>
          <w:bCs/>
          <w:sz w:val="20"/>
          <w:szCs w:val="20"/>
        </w:rPr>
      </w:pPr>
      <w:r w:rsidRPr="001F3834">
        <w:rPr>
          <w:rFonts w:cs="Calibri"/>
          <w:bCs/>
          <w:sz w:val="20"/>
          <w:szCs w:val="20"/>
        </w:rPr>
        <w:t>Użytkownik upoważni</w:t>
      </w:r>
      <w:r w:rsidR="00210F63" w:rsidRPr="001F3834">
        <w:rPr>
          <w:rFonts w:cs="Calibri"/>
          <w:bCs/>
          <w:sz w:val="20"/>
          <w:szCs w:val="20"/>
        </w:rPr>
        <w:t>a</w:t>
      </w:r>
      <w:r w:rsidRPr="001F3834">
        <w:rPr>
          <w:rFonts w:cs="Calibri"/>
          <w:bCs/>
          <w:sz w:val="20"/>
          <w:szCs w:val="20"/>
        </w:rPr>
        <w:t xml:space="preserve"> </w:t>
      </w:r>
      <w:r w:rsidR="009D1809" w:rsidRPr="001F3834">
        <w:rPr>
          <w:rFonts w:cs="Calibri"/>
          <w:bCs/>
          <w:sz w:val="20"/>
          <w:szCs w:val="20"/>
        </w:rPr>
        <w:t>Operatora</w:t>
      </w:r>
      <w:r w:rsidRPr="001F3834">
        <w:rPr>
          <w:rFonts w:cs="Calibri"/>
          <w:bCs/>
          <w:sz w:val="20"/>
          <w:szCs w:val="20"/>
        </w:rPr>
        <w:t xml:space="preserve"> do przesyłania faktur VAT za pomocą środków komunikacji elektronicznej, w szczególności na podan</w:t>
      </w:r>
      <w:r w:rsidR="00C97ECC" w:rsidRPr="001F3834">
        <w:rPr>
          <w:rFonts w:cs="Calibri"/>
          <w:bCs/>
          <w:sz w:val="20"/>
          <w:szCs w:val="20"/>
        </w:rPr>
        <w:t>y</w:t>
      </w:r>
      <w:r w:rsidRPr="001F3834">
        <w:rPr>
          <w:rFonts w:cs="Calibri"/>
          <w:bCs/>
          <w:sz w:val="20"/>
          <w:szCs w:val="20"/>
        </w:rPr>
        <w:t xml:space="preserve"> przez Użytkownika adres elektroniczny.  </w:t>
      </w:r>
    </w:p>
    <w:p w14:paraId="02DCF20A" w14:textId="50A1F0BB" w:rsidR="00AC14A9" w:rsidRPr="001F3834" w:rsidRDefault="009D1809" w:rsidP="006667F9">
      <w:pPr>
        <w:pStyle w:val="Akapitzlist"/>
        <w:numPr>
          <w:ilvl w:val="3"/>
          <w:numId w:val="7"/>
        </w:numPr>
        <w:spacing w:before="0" w:after="0"/>
        <w:ind w:left="426"/>
        <w:jc w:val="both"/>
        <w:rPr>
          <w:rFonts w:cs="Calibri"/>
          <w:bCs/>
          <w:sz w:val="20"/>
          <w:szCs w:val="20"/>
        </w:rPr>
      </w:pPr>
      <w:r w:rsidRPr="001F3834">
        <w:rPr>
          <w:rFonts w:cs="Calibri"/>
          <w:bCs/>
          <w:sz w:val="20"/>
          <w:szCs w:val="20"/>
        </w:rPr>
        <w:t>Operator</w:t>
      </w:r>
      <w:r w:rsidR="00AC14A9" w:rsidRPr="001F3834">
        <w:rPr>
          <w:rFonts w:cs="Calibri"/>
          <w:bCs/>
          <w:sz w:val="20"/>
          <w:szCs w:val="20"/>
        </w:rPr>
        <w:t xml:space="preserve"> nie gromadzi żadnych danych dotyczących </w:t>
      </w:r>
      <w:r w:rsidR="008B45BB" w:rsidRPr="001F3834">
        <w:rPr>
          <w:rFonts w:cs="Calibri"/>
          <w:bCs/>
          <w:sz w:val="20"/>
          <w:szCs w:val="20"/>
        </w:rPr>
        <w:t>płatności</w:t>
      </w:r>
      <w:r w:rsidR="00F36188" w:rsidRPr="001F3834">
        <w:rPr>
          <w:rFonts w:cs="Calibri"/>
          <w:bCs/>
          <w:sz w:val="20"/>
          <w:szCs w:val="20"/>
        </w:rPr>
        <w:t>, z wyjątkiem identyfikatora płatności, który umożliwia potwierdzenie, że dana płatność została dokonana</w:t>
      </w:r>
      <w:r w:rsidR="005E5614" w:rsidRPr="001F3834">
        <w:rPr>
          <w:rFonts w:cs="Calibri"/>
          <w:bCs/>
          <w:sz w:val="20"/>
          <w:szCs w:val="20"/>
        </w:rPr>
        <w:t xml:space="preserve">. </w:t>
      </w:r>
    </w:p>
    <w:p w14:paraId="688CBE12" w14:textId="77777777" w:rsidR="003B371B" w:rsidRPr="001F3834" w:rsidRDefault="003B371B" w:rsidP="00F30784">
      <w:pPr>
        <w:spacing w:line="276" w:lineRule="auto"/>
        <w:jc w:val="center"/>
        <w:rPr>
          <w:rFonts w:asciiTheme="majorHAnsi" w:hAnsiTheme="majorHAnsi" w:cs="Calibri"/>
          <w:b/>
          <w:sz w:val="20"/>
          <w:szCs w:val="20"/>
        </w:rPr>
      </w:pPr>
    </w:p>
    <w:p w14:paraId="3F641144" w14:textId="42B20C3B" w:rsidR="009A4A82" w:rsidRPr="001F3834" w:rsidRDefault="009A4A82"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2</w:t>
      </w:r>
      <w:r w:rsidR="00DE21E4" w:rsidRPr="001F3834">
        <w:rPr>
          <w:rFonts w:asciiTheme="majorHAnsi" w:hAnsiTheme="majorHAnsi" w:cs="Calibri"/>
          <w:b/>
          <w:sz w:val="20"/>
          <w:szCs w:val="20"/>
        </w:rPr>
        <w:t>5</w:t>
      </w:r>
      <w:r w:rsidRPr="001F3834">
        <w:rPr>
          <w:rFonts w:asciiTheme="majorHAnsi" w:hAnsiTheme="majorHAnsi" w:cs="Calibri"/>
          <w:b/>
          <w:sz w:val="20"/>
          <w:szCs w:val="20"/>
        </w:rPr>
        <w:t xml:space="preserve">. </w:t>
      </w:r>
    </w:p>
    <w:p w14:paraId="1027A1DF" w14:textId="47F865FC" w:rsidR="009A4A82" w:rsidRPr="001F3834" w:rsidRDefault="009A4A82"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Windykacja należności</w:t>
      </w:r>
    </w:p>
    <w:p w14:paraId="1F6D501D" w14:textId="191230C1" w:rsidR="00E23D5B" w:rsidRPr="001F3834" w:rsidRDefault="00E23D5B" w:rsidP="006667F9">
      <w:pPr>
        <w:pStyle w:val="Akapitzlist"/>
        <w:numPr>
          <w:ilvl w:val="6"/>
          <w:numId w:val="7"/>
        </w:numPr>
        <w:spacing w:before="0" w:after="0"/>
        <w:ind w:left="426"/>
        <w:jc w:val="both"/>
        <w:rPr>
          <w:rFonts w:cs="Calibri"/>
          <w:bCs/>
          <w:sz w:val="20"/>
          <w:szCs w:val="20"/>
        </w:rPr>
      </w:pPr>
      <w:r w:rsidRPr="001F3834">
        <w:rPr>
          <w:rFonts w:cs="Calibri"/>
          <w:bCs/>
          <w:sz w:val="20"/>
          <w:szCs w:val="20"/>
        </w:rPr>
        <w:t xml:space="preserve">Zarówno w czasie trwania Umowy, jak i po jej wygaśnięciu lub rozwiązaniu, </w:t>
      </w:r>
      <w:r w:rsidR="009D1809" w:rsidRPr="001F3834">
        <w:rPr>
          <w:rFonts w:cs="Calibri"/>
          <w:bCs/>
          <w:sz w:val="20"/>
          <w:szCs w:val="20"/>
        </w:rPr>
        <w:t>Operator</w:t>
      </w:r>
      <w:r w:rsidRPr="001F3834">
        <w:rPr>
          <w:rFonts w:cs="Calibri"/>
          <w:bCs/>
          <w:sz w:val="20"/>
          <w:szCs w:val="20"/>
        </w:rPr>
        <w:t xml:space="preserve"> jest uprawniony do dokonywania przelewu wierzytelności, które </w:t>
      </w:r>
      <w:r w:rsidR="00B71425" w:rsidRPr="001F3834">
        <w:rPr>
          <w:rFonts w:cs="Calibri"/>
          <w:bCs/>
          <w:sz w:val="20"/>
          <w:szCs w:val="20"/>
        </w:rPr>
        <w:t xml:space="preserve">przysługują mu wobec Użytkownika z tytułu zawartej Umowy, na rzecz osób trzecich (cesja wierzytelności). </w:t>
      </w:r>
    </w:p>
    <w:p w14:paraId="0446912B" w14:textId="5EACA17B" w:rsidR="00B71425" w:rsidRPr="001F3834" w:rsidRDefault="00B71425" w:rsidP="006667F9">
      <w:pPr>
        <w:pStyle w:val="Akapitzlist"/>
        <w:numPr>
          <w:ilvl w:val="6"/>
          <w:numId w:val="7"/>
        </w:numPr>
        <w:spacing w:before="0" w:after="0"/>
        <w:ind w:left="426"/>
        <w:jc w:val="both"/>
        <w:rPr>
          <w:rFonts w:cs="Calibri"/>
          <w:bCs/>
          <w:sz w:val="20"/>
          <w:szCs w:val="20"/>
        </w:rPr>
      </w:pPr>
      <w:r w:rsidRPr="001F3834">
        <w:rPr>
          <w:rFonts w:cs="Calibri"/>
          <w:bCs/>
          <w:sz w:val="20"/>
          <w:szCs w:val="20"/>
        </w:rPr>
        <w:t xml:space="preserve">Cesja wierzytelności, o której mowa w ust. 1, może być dokonywana w szczególności na rzecz </w:t>
      </w:r>
      <w:r w:rsidR="007A1C2F" w:rsidRPr="001F3834">
        <w:rPr>
          <w:rFonts w:cs="Calibri"/>
          <w:bCs/>
          <w:sz w:val="20"/>
          <w:szCs w:val="20"/>
        </w:rPr>
        <w:t xml:space="preserve">przedsiębiorców zajmujących się dochodzeniem wierzytelności od dłużników (przedsiębiorcy windykacyjni). </w:t>
      </w:r>
    </w:p>
    <w:p w14:paraId="1FBBE18C" w14:textId="2BF030D4" w:rsidR="007A1C2F" w:rsidRPr="001F3834" w:rsidRDefault="007A1C2F" w:rsidP="006667F9">
      <w:pPr>
        <w:pStyle w:val="Akapitzlist"/>
        <w:numPr>
          <w:ilvl w:val="6"/>
          <w:numId w:val="7"/>
        </w:numPr>
        <w:spacing w:before="0" w:after="0"/>
        <w:ind w:left="426"/>
        <w:jc w:val="both"/>
        <w:rPr>
          <w:rFonts w:cs="Calibri"/>
          <w:bCs/>
          <w:sz w:val="20"/>
          <w:szCs w:val="20"/>
        </w:rPr>
      </w:pPr>
      <w:r w:rsidRPr="001F3834">
        <w:rPr>
          <w:rFonts w:cs="Calibri"/>
          <w:bCs/>
          <w:sz w:val="20"/>
          <w:szCs w:val="20"/>
        </w:rPr>
        <w:t xml:space="preserve">Ponadto </w:t>
      </w:r>
      <w:r w:rsidR="009D1809" w:rsidRPr="001F3834">
        <w:rPr>
          <w:rFonts w:cs="Calibri"/>
          <w:bCs/>
          <w:sz w:val="20"/>
          <w:szCs w:val="20"/>
        </w:rPr>
        <w:t>Operator</w:t>
      </w:r>
      <w:r w:rsidR="00AA55D6" w:rsidRPr="001F3834">
        <w:rPr>
          <w:rFonts w:cs="Calibri"/>
          <w:bCs/>
          <w:sz w:val="20"/>
          <w:szCs w:val="20"/>
        </w:rPr>
        <w:t xml:space="preserve"> jest uprawniony do upoważniania osób trzecich, w tych przedsiębiorców windykacyjnych, do dochodzenia wierzytelności w imieniu i na rzecz Operatora. </w:t>
      </w:r>
    </w:p>
    <w:p w14:paraId="09461311" w14:textId="15C00105" w:rsidR="00AA55D6" w:rsidRPr="001F3834" w:rsidRDefault="00AA55D6" w:rsidP="006667F9">
      <w:pPr>
        <w:pStyle w:val="Akapitzlist"/>
        <w:numPr>
          <w:ilvl w:val="6"/>
          <w:numId w:val="7"/>
        </w:numPr>
        <w:spacing w:before="0" w:after="0"/>
        <w:ind w:left="426"/>
        <w:jc w:val="both"/>
        <w:rPr>
          <w:rFonts w:cs="Calibri"/>
          <w:bCs/>
          <w:sz w:val="20"/>
          <w:szCs w:val="20"/>
        </w:rPr>
      </w:pPr>
      <w:r w:rsidRPr="001F3834">
        <w:rPr>
          <w:rFonts w:cs="Calibri"/>
          <w:bCs/>
          <w:sz w:val="20"/>
          <w:szCs w:val="20"/>
        </w:rPr>
        <w:t xml:space="preserve">W przypadku </w:t>
      </w:r>
      <w:r w:rsidR="00C22C20" w:rsidRPr="001F3834">
        <w:rPr>
          <w:rFonts w:cs="Calibri"/>
          <w:bCs/>
          <w:sz w:val="20"/>
          <w:szCs w:val="20"/>
        </w:rPr>
        <w:t xml:space="preserve">powstania wymagalnych wierzytelności, które nie zostały zaspokojone przez Użytkownika we wskazanym terminie, </w:t>
      </w:r>
      <w:r w:rsidR="009D1809" w:rsidRPr="001F3834">
        <w:rPr>
          <w:rFonts w:cs="Calibri"/>
          <w:bCs/>
          <w:sz w:val="20"/>
          <w:szCs w:val="20"/>
        </w:rPr>
        <w:t>Operator</w:t>
      </w:r>
      <w:r w:rsidR="00C22C20" w:rsidRPr="001F3834">
        <w:rPr>
          <w:rFonts w:cs="Calibri"/>
          <w:bCs/>
          <w:sz w:val="20"/>
          <w:szCs w:val="20"/>
        </w:rPr>
        <w:t xml:space="preserve"> może przekazywać informacje o powstałym długu podmiotom </w:t>
      </w:r>
      <w:r w:rsidR="00352563" w:rsidRPr="001F3834">
        <w:rPr>
          <w:rFonts w:cs="Calibri"/>
          <w:bCs/>
          <w:sz w:val="20"/>
          <w:szCs w:val="20"/>
        </w:rPr>
        <w:t xml:space="preserve">działającym na podstawie ustawy z dnia </w:t>
      </w:r>
      <w:r w:rsidR="00BD39D4" w:rsidRPr="001F3834">
        <w:rPr>
          <w:rFonts w:cs="Calibri"/>
          <w:bCs/>
          <w:sz w:val="20"/>
          <w:szCs w:val="20"/>
        </w:rPr>
        <w:t xml:space="preserve">9 kwietnia 2010 r. o udostępnianiu informacji gospodarczych i wymianie </w:t>
      </w:r>
      <w:r w:rsidR="00BD39D4" w:rsidRPr="001F3834">
        <w:rPr>
          <w:rFonts w:cs="Calibri"/>
          <w:bCs/>
          <w:sz w:val="20"/>
          <w:szCs w:val="20"/>
        </w:rPr>
        <w:t xml:space="preserve">informacji gospodarczych (t. j. Dz. U. </w:t>
      </w:r>
      <w:r w:rsidR="002B3AEC" w:rsidRPr="001F3834">
        <w:rPr>
          <w:rFonts w:cs="Calibri"/>
          <w:bCs/>
          <w:sz w:val="20"/>
          <w:szCs w:val="20"/>
        </w:rPr>
        <w:t>20</w:t>
      </w:r>
      <w:r w:rsidR="002F0117" w:rsidRPr="001F3834">
        <w:rPr>
          <w:rFonts w:cs="Calibri"/>
          <w:bCs/>
          <w:sz w:val="20"/>
          <w:szCs w:val="20"/>
        </w:rPr>
        <w:t>20</w:t>
      </w:r>
      <w:r w:rsidR="002B3AEC" w:rsidRPr="001F3834">
        <w:rPr>
          <w:rFonts w:cs="Calibri"/>
          <w:bCs/>
          <w:sz w:val="20"/>
          <w:szCs w:val="20"/>
        </w:rPr>
        <w:t xml:space="preserve"> po</w:t>
      </w:r>
      <w:r w:rsidR="00C77295" w:rsidRPr="001F3834">
        <w:rPr>
          <w:rFonts w:cs="Calibri"/>
          <w:bCs/>
          <w:sz w:val="20"/>
          <w:szCs w:val="20"/>
        </w:rPr>
        <w:t>z</w:t>
      </w:r>
      <w:r w:rsidR="002B3AEC" w:rsidRPr="001F3834">
        <w:rPr>
          <w:rFonts w:cs="Calibri"/>
          <w:bCs/>
          <w:sz w:val="20"/>
          <w:szCs w:val="20"/>
        </w:rPr>
        <w:t xml:space="preserve">. </w:t>
      </w:r>
      <w:r w:rsidR="00C77295" w:rsidRPr="001F3834">
        <w:rPr>
          <w:rFonts w:cs="Calibri"/>
          <w:bCs/>
          <w:sz w:val="20"/>
          <w:szCs w:val="20"/>
        </w:rPr>
        <w:t>389</w:t>
      </w:r>
      <w:r w:rsidR="002B3AEC" w:rsidRPr="001F3834">
        <w:rPr>
          <w:rFonts w:cs="Calibri"/>
          <w:bCs/>
          <w:sz w:val="20"/>
          <w:szCs w:val="20"/>
        </w:rPr>
        <w:t xml:space="preserve">, z późn. zm.), a także dochodzić ich zapłaty na drodze sądowej, przed właściwymi sądami powszechnymi. </w:t>
      </w:r>
    </w:p>
    <w:p w14:paraId="049847C8" w14:textId="61068345" w:rsidR="0021584F" w:rsidRPr="001F3834" w:rsidRDefault="0021584F" w:rsidP="00F30784">
      <w:pPr>
        <w:spacing w:line="276" w:lineRule="auto"/>
        <w:jc w:val="center"/>
        <w:rPr>
          <w:rFonts w:asciiTheme="majorHAnsi" w:hAnsiTheme="majorHAnsi" w:cs="Calibri"/>
          <w:bCs/>
          <w:sz w:val="20"/>
          <w:szCs w:val="20"/>
        </w:rPr>
      </w:pPr>
    </w:p>
    <w:p w14:paraId="51E6D012" w14:textId="6791DB6E" w:rsidR="0021584F" w:rsidRPr="001F3834" w:rsidRDefault="00D206AC"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[ROZDZIAŁ V</w:t>
      </w:r>
      <w:r w:rsidR="00C77295" w:rsidRPr="001F3834">
        <w:rPr>
          <w:rFonts w:asciiTheme="majorHAnsi" w:hAnsiTheme="majorHAnsi" w:cs="Calibri"/>
          <w:b/>
          <w:sz w:val="20"/>
          <w:szCs w:val="20"/>
        </w:rPr>
        <w:t>I</w:t>
      </w:r>
      <w:r w:rsidRPr="001F3834">
        <w:rPr>
          <w:rFonts w:asciiTheme="majorHAnsi" w:hAnsiTheme="majorHAnsi" w:cs="Calibri"/>
          <w:b/>
          <w:sz w:val="20"/>
          <w:szCs w:val="20"/>
        </w:rPr>
        <w:t>I: OBOWIĄZKI STRON]</w:t>
      </w:r>
    </w:p>
    <w:p w14:paraId="6B1D93C0" w14:textId="77777777" w:rsidR="008C2B76" w:rsidRPr="001F3834" w:rsidRDefault="008C2B76" w:rsidP="00F30784">
      <w:pPr>
        <w:spacing w:line="276" w:lineRule="auto"/>
        <w:jc w:val="center"/>
        <w:rPr>
          <w:rFonts w:asciiTheme="majorHAnsi" w:hAnsiTheme="majorHAnsi" w:cs="Calibri"/>
          <w:b/>
          <w:sz w:val="20"/>
          <w:szCs w:val="20"/>
        </w:rPr>
      </w:pPr>
    </w:p>
    <w:p w14:paraId="44AC99CE" w14:textId="3A651BEE" w:rsidR="00BC0341" w:rsidRPr="001F3834" w:rsidRDefault="00BC0341" w:rsidP="00F30784">
      <w:pPr>
        <w:spacing w:line="276" w:lineRule="auto"/>
        <w:jc w:val="center"/>
        <w:rPr>
          <w:sz w:val="20"/>
          <w:szCs w:val="20"/>
        </w:rPr>
      </w:pPr>
      <w:r w:rsidRPr="001F3834">
        <w:rPr>
          <w:rFonts w:asciiTheme="majorHAnsi" w:hAnsiTheme="majorHAnsi" w:cs="Calibri"/>
          <w:b/>
          <w:sz w:val="20"/>
          <w:szCs w:val="20"/>
        </w:rPr>
        <w:t xml:space="preserve">§ </w:t>
      </w:r>
      <w:r w:rsidR="00D34BA0" w:rsidRPr="001F3834">
        <w:rPr>
          <w:rFonts w:asciiTheme="majorHAnsi" w:hAnsiTheme="majorHAnsi" w:cs="Calibri"/>
          <w:b/>
          <w:sz w:val="20"/>
          <w:szCs w:val="20"/>
        </w:rPr>
        <w:t>2</w:t>
      </w:r>
      <w:r w:rsidR="00C77295" w:rsidRPr="001F3834">
        <w:rPr>
          <w:rFonts w:asciiTheme="majorHAnsi" w:hAnsiTheme="majorHAnsi" w:cs="Calibri"/>
          <w:b/>
          <w:sz w:val="20"/>
          <w:szCs w:val="20"/>
        </w:rPr>
        <w:t>6</w:t>
      </w:r>
      <w:r w:rsidRPr="001F3834">
        <w:rPr>
          <w:rFonts w:asciiTheme="majorHAnsi" w:hAnsiTheme="majorHAnsi" w:cs="Calibri"/>
          <w:b/>
          <w:sz w:val="20"/>
          <w:szCs w:val="20"/>
        </w:rPr>
        <w:t xml:space="preserve">. </w:t>
      </w:r>
    </w:p>
    <w:p w14:paraId="2C955099" w14:textId="30D71F09" w:rsidR="00BC0341" w:rsidRPr="001F3834" w:rsidRDefault="00BC0341" w:rsidP="00F30784">
      <w:pPr>
        <w:spacing w:line="276" w:lineRule="auto"/>
        <w:jc w:val="center"/>
        <w:rPr>
          <w:sz w:val="20"/>
          <w:szCs w:val="20"/>
        </w:rPr>
      </w:pPr>
      <w:r w:rsidRPr="001F3834">
        <w:rPr>
          <w:rFonts w:asciiTheme="majorHAnsi" w:hAnsiTheme="majorHAnsi" w:cs="Calibri"/>
          <w:b/>
          <w:sz w:val="20"/>
          <w:szCs w:val="20"/>
        </w:rPr>
        <w:t xml:space="preserve">Obowiązki </w:t>
      </w:r>
      <w:r w:rsidR="009D1809" w:rsidRPr="001F3834">
        <w:rPr>
          <w:rFonts w:asciiTheme="majorHAnsi" w:hAnsiTheme="majorHAnsi" w:cs="Calibri"/>
          <w:b/>
          <w:sz w:val="20"/>
          <w:szCs w:val="20"/>
        </w:rPr>
        <w:t>Operatora</w:t>
      </w:r>
    </w:p>
    <w:p w14:paraId="7741D279" w14:textId="7F5A039A" w:rsidR="00BC0341" w:rsidRPr="001F3834" w:rsidRDefault="00BC0341" w:rsidP="00F30784">
      <w:pPr>
        <w:spacing w:line="276" w:lineRule="auto"/>
        <w:jc w:val="both"/>
        <w:rPr>
          <w:sz w:val="20"/>
          <w:szCs w:val="20"/>
        </w:rPr>
      </w:pPr>
      <w:r w:rsidRPr="001F3834">
        <w:rPr>
          <w:rFonts w:asciiTheme="majorHAnsi" w:hAnsiTheme="majorHAnsi" w:cstheme="minorHAnsi"/>
          <w:sz w:val="20"/>
          <w:szCs w:val="20"/>
        </w:rPr>
        <w:t xml:space="preserve">W ramach </w:t>
      </w:r>
      <w:r w:rsidR="00D34BA0" w:rsidRPr="001F3834">
        <w:rPr>
          <w:rFonts w:asciiTheme="majorHAnsi" w:hAnsiTheme="majorHAnsi" w:cstheme="minorHAnsi"/>
          <w:sz w:val="20"/>
          <w:szCs w:val="20"/>
        </w:rPr>
        <w:t>Umowy</w:t>
      </w:r>
      <w:r w:rsidRPr="001F3834">
        <w:rPr>
          <w:rFonts w:asciiTheme="majorHAnsi" w:hAnsiTheme="majorHAnsi" w:cstheme="minorHAnsi"/>
          <w:sz w:val="20"/>
          <w:szCs w:val="20"/>
        </w:rPr>
        <w:t xml:space="preserve"> </w:t>
      </w:r>
      <w:r w:rsidR="009D1809" w:rsidRPr="001F3834">
        <w:rPr>
          <w:rFonts w:asciiTheme="majorHAnsi" w:hAnsiTheme="majorHAnsi" w:cstheme="minorHAnsi"/>
          <w:sz w:val="20"/>
          <w:szCs w:val="20"/>
        </w:rPr>
        <w:t>Operator</w:t>
      </w:r>
      <w:r w:rsidRPr="001F3834">
        <w:rPr>
          <w:rFonts w:asciiTheme="majorHAnsi" w:hAnsiTheme="majorHAnsi" w:cstheme="minorHAnsi"/>
          <w:sz w:val="20"/>
          <w:szCs w:val="20"/>
        </w:rPr>
        <w:t xml:space="preserve"> zobowiązuje się:</w:t>
      </w:r>
    </w:p>
    <w:p w14:paraId="55211A92" w14:textId="684372D8" w:rsidR="005C6499" w:rsidRPr="001F3834" w:rsidRDefault="005C6499" w:rsidP="006667F9">
      <w:pPr>
        <w:pStyle w:val="Akapitzlist"/>
        <w:numPr>
          <w:ilvl w:val="0"/>
          <w:numId w:val="14"/>
        </w:numPr>
        <w:spacing w:before="0" w:after="0"/>
        <w:ind w:left="426"/>
        <w:jc w:val="both"/>
        <w:rPr>
          <w:sz w:val="20"/>
          <w:szCs w:val="20"/>
        </w:rPr>
      </w:pPr>
      <w:r w:rsidRPr="001F3834">
        <w:rPr>
          <w:sz w:val="20"/>
          <w:szCs w:val="20"/>
        </w:rPr>
        <w:t>dostarczyć Aplikację w stanie zgodnym z Regulaminem;</w:t>
      </w:r>
    </w:p>
    <w:p w14:paraId="33346471" w14:textId="201B5F3B" w:rsidR="00BC0341" w:rsidRPr="001F3834" w:rsidRDefault="00BC0341" w:rsidP="006667F9">
      <w:pPr>
        <w:pStyle w:val="Akapitzlist"/>
        <w:numPr>
          <w:ilvl w:val="0"/>
          <w:numId w:val="14"/>
        </w:numPr>
        <w:spacing w:before="0" w:after="0"/>
        <w:ind w:left="426"/>
        <w:jc w:val="both"/>
        <w:rPr>
          <w:sz w:val="20"/>
          <w:szCs w:val="20"/>
        </w:rPr>
      </w:pPr>
      <w:r w:rsidRPr="001F3834">
        <w:rPr>
          <w:rFonts w:cstheme="minorHAnsi"/>
          <w:sz w:val="20"/>
          <w:szCs w:val="20"/>
        </w:rPr>
        <w:t xml:space="preserve">utrzymać </w:t>
      </w:r>
      <w:r w:rsidR="005E5614" w:rsidRPr="001F3834">
        <w:rPr>
          <w:rFonts w:cstheme="minorHAnsi"/>
          <w:sz w:val="20"/>
          <w:szCs w:val="20"/>
        </w:rPr>
        <w:t xml:space="preserve">konto Użytkownika i związane z nim </w:t>
      </w:r>
      <w:r w:rsidRPr="001F3834">
        <w:rPr>
          <w:rFonts w:cstheme="minorHAnsi"/>
          <w:sz w:val="20"/>
          <w:szCs w:val="20"/>
        </w:rPr>
        <w:t>dane, informacje, dokumenty etc.</w:t>
      </w:r>
      <w:r w:rsidR="005E5614" w:rsidRPr="001F3834">
        <w:rPr>
          <w:rFonts w:cstheme="minorHAnsi"/>
          <w:sz w:val="20"/>
          <w:szCs w:val="20"/>
        </w:rPr>
        <w:t>;</w:t>
      </w:r>
    </w:p>
    <w:p w14:paraId="3B51DAE4" w14:textId="5E9F0071" w:rsidR="005E5614" w:rsidRPr="001F3834" w:rsidRDefault="00507F4B" w:rsidP="006667F9">
      <w:pPr>
        <w:pStyle w:val="Akapitzlist"/>
        <w:numPr>
          <w:ilvl w:val="0"/>
          <w:numId w:val="14"/>
        </w:numPr>
        <w:spacing w:before="0" w:after="0"/>
        <w:ind w:left="426"/>
        <w:jc w:val="both"/>
        <w:rPr>
          <w:sz w:val="20"/>
          <w:szCs w:val="20"/>
        </w:rPr>
      </w:pPr>
      <w:r w:rsidRPr="001F3834">
        <w:rPr>
          <w:rFonts w:cstheme="minorHAnsi"/>
          <w:sz w:val="20"/>
          <w:szCs w:val="20"/>
        </w:rPr>
        <w:t xml:space="preserve">świadczyć Usługi </w:t>
      </w:r>
      <w:r w:rsidR="005C6499" w:rsidRPr="001F3834">
        <w:rPr>
          <w:rFonts w:cstheme="minorHAnsi"/>
          <w:sz w:val="20"/>
          <w:szCs w:val="20"/>
        </w:rPr>
        <w:t xml:space="preserve">Elektroniczne </w:t>
      </w:r>
      <w:r w:rsidRPr="001F3834">
        <w:rPr>
          <w:rFonts w:cstheme="minorHAnsi"/>
          <w:sz w:val="20"/>
          <w:szCs w:val="20"/>
        </w:rPr>
        <w:t>z należytą starannością wymaga</w:t>
      </w:r>
      <w:r w:rsidR="003B6C55" w:rsidRPr="001F3834">
        <w:rPr>
          <w:rFonts w:cstheme="minorHAnsi"/>
          <w:sz w:val="20"/>
          <w:szCs w:val="20"/>
        </w:rPr>
        <w:t>ną</w:t>
      </w:r>
      <w:r w:rsidRPr="001F3834">
        <w:rPr>
          <w:rFonts w:cstheme="minorHAnsi"/>
          <w:sz w:val="20"/>
          <w:szCs w:val="20"/>
        </w:rPr>
        <w:t xml:space="preserve"> od podmiotu profesjonalnie zajmującego się działalnością tego typu;</w:t>
      </w:r>
    </w:p>
    <w:p w14:paraId="4C9433E8" w14:textId="31DCB4F3" w:rsidR="00BC0341" w:rsidRPr="001F3834" w:rsidRDefault="00BC0341" w:rsidP="006667F9">
      <w:pPr>
        <w:pStyle w:val="Akapitzlist"/>
        <w:numPr>
          <w:ilvl w:val="0"/>
          <w:numId w:val="14"/>
        </w:numPr>
        <w:spacing w:before="0" w:after="0"/>
        <w:ind w:left="426"/>
        <w:jc w:val="both"/>
        <w:rPr>
          <w:sz w:val="20"/>
          <w:szCs w:val="20"/>
        </w:rPr>
      </w:pPr>
      <w:r w:rsidRPr="001F3834">
        <w:rPr>
          <w:rFonts w:cstheme="minorHAnsi"/>
          <w:sz w:val="20"/>
          <w:szCs w:val="20"/>
        </w:rPr>
        <w:t>obsługiwać Użytkownika i Użytkowników w dniach i godzinach roboczych;</w:t>
      </w:r>
    </w:p>
    <w:p w14:paraId="7B168A97" w14:textId="308AE036" w:rsidR="00507F4B" w:rsidRPr="001F3834" w:rsidRDefault="00587CF5" w:rsidP="006667F9">
      <w:pPr>
        <w:pStyle w:val="Akapitzlist"/>
        <w:numPr>
          <w:ilvl w:val="0"/>
          <w:numId w:val="14"/>
        </w:numPr>
        <w:spacing w:before="0" w:after="0"/>
        <w:ind w:left="426"/>
        <w:jc w:val="both"/>
        <w:rPr>
          <w:sz w:val="20"/>
          <w:szCs w:val="20"/>
        </w:rPr>
      </w:pPr>
      <w:r w:rsidRPr="001F3834">
        <w:rPr>
          <w:rFonts w:cstheme="minorHAnsi"/>
          <w:sz w:val="20"/>
          <w:szCs w:val="20"/>
        </w:rPr>
        <w:t xml:space="preserve">utrzymywać </w:t>
      </w:r>
      <w:r w:rsidR="00626E65" w:rsidRPr="001F3834">
        <w:rPr>
          <w:rFonts w:cstheme="minorHAnsi"/>
          <w:sz w:val="20"/>
          <w:szCs w:val="20"/>
        </w:rPr>
        <w:t>Schowki</w:t>
      </w:r>
      <w:r w:rsidRPr="001F3834">
        <w:rPr>
          <w:rFonts w:cstheme="minorHAnsi"/>
          <w:sz w:val="20"/>
          <w:szCs w:val="20"/>
        </w:rPr>
        <w:t xml:space="preserve"> w stanie umożliwiającym niezakłócone korzystanie z</w:t>
      </w:r>
      <w:r w:rsidR="00626E65" w:rsidRPr="001F3834">
        <w:rPr>
          <w:rFonts w:cstheme="minorHAnsi"/>
          <w:sz w:val="20"/>
          <w:szCs w:val="20"/>
        </w:rPr>
        <w:t xml:space="preserve">e Schowków zgodnie </w:t>
      </w:r>
      <w:r w:rsidR="00DB4D46" w:rsidRPr="001F3834">
        <w:rPr>
          <w:rFonts w:cstheme="minorHAnsi"/>
          <w:sz w:val="20"/>
          <w:szCs w:val="20"/>
        </w:rPr>
        <w:t>z Umową Najmu</w:t>
      </w:r>
      <w:r w:rsidRPr="001F3834">
        <w:rPr>
          <w:rFonts w:cstheme="minorHAnsi"/>
          <w:sz w:val="20"/>
          <w:szCs w:val="20"/>
        </w:rPr>
        <w:t>;</w:t>
      </w:r>
    </w:p>
    <w:p w14:paraId="7B2842B7" w14:textId="015F8689" w:rsidR="00587CF5" w:rsidRPr="001F3834" w:rsidRDefault="008A24D9" w:rsidP="006667F9">
      <w:pPr>
        <w:pStyle w:val="Akapitzlist"/>
        <w:numPr>
          <w:ilvl w:val="0"/>
          <w:numId w:val="14"/>
        </w:numPr>
        <w:spacing w:before="0" w:after="0"/>
        <w:ind w:left="426"/>
        <w:jc w:val="both"/>
        <w:rPr>
          <w:sz w:val="20"/>
          <w:szCs w:val="20"/>
        </w:rPr>
      </w:pPr>
      <w:r w:rsidRPr="001F3834">
        <w:rPr>
          <w:rFonts w:cstheme="minorHAnsi"/>
          <w:sz w:val="20"/>
          <w:szCs w:val="20"/>
        </w:rPr>
        <w:t xml:space="preserve">utrzymywać </w:t>
      </w:r>
      <w:r w:rsidR="00DB4D46" w:rsidRPr="001F3834">
        <w:rPr>
          <w:rFonts w:cstheme="minorHAnsi"/>
          <w:sz w:val="20"/>
          <w:szCs w:val="20"/>
        </w:rPr>
        <w:t>Schowki</w:t>
      </w:r>
      <w:r w:rsidRPr="001F3834">
        <w:rPr>
          <w:rFonts w:cstheme="minorHAnsi"/>
          <w:sz w:val="20"/>
          <w:szCs w:val="20"/>
        </w:rPr>
        <w:t xml:space="preserve"> w stanie </w:t>
      </w:r>
      <w:r w:rsidR="00C878C7" w:rsidRPr="001F3834">
        <w:rPr>
          <w:rFonts w:cstheme="minorHAnsi"/>
          <w:sz w:val="20"/>
          <w:szCs w:val="20"/>
        </w:rPr>
        <w:t>przydatnym do umówionego użytku;</w:t>
      </w:r>
    </w:p>
    <w:p w14:paraId="3A10CF6E" w14:textId="120802B5" w:rsidR="00BC0341" w:rsidRPr="001F3834" w:rsidRDefault="00BC0341" w:rsidP="006667F9">
      <w:pPr>
        <w:pStyle w:val="Akapitzlist"/>
        <w:numPr>
          <w:ilvl w:val="0"/>
          <w:numId w:val="14"/>
        </w:numPr>
        <w:spacing w:before="0" w:after="0"/>
        <w:ind w:left="426"/>
        <w:jc w:val="both"/>
        <w:rPr>
          <w:sz w:val="20"/>
          <w:szCs w:val="20"/>
        </w:rPr>
      </w:pPr>
      <w:r w:rsidRPr="001F3834">
        <w:rPr>
          <w:rFonts w:cstheme="minorHAnsi"/>
          <w:sz w:val="20"/>
          <w:szCs w:val="20"/>
        </w:rPr>
        <w:t>informować Użytkownika o istotnych okolicznościach związanych z korzystaniem z</w:t>
      </w:r>
      <w:r w:rsidR="00DB4D46" w:rsidRPr="001F3834">
        <w:rPr>
          <w:rFonts w:cstheme="minorHAnsi"/>
          <w:sz w:val="20"/>
          <w:szCs w:val="20"/>
        </w:rPr>
        <w:t>e</w:t>
      </w:r>
      <w:r w:rsidRPr="001F3834">
        <w:rPr>
          <w:rFonts w:cstheme="minorHAnsi"/>
          <w:sz w:val="20"/>
          <w:szCs w:val="20"/>
        </w:rPr>
        <w:t xml:space="preserve"> </w:t>
      </w:r>
      <w:r w:rsidR="00DB4D46" w:rsidRPr="001F3834">
        <w:rPr>
          <w:rFonts w:cstheme="minorHAnsi"/>
          <w:sz w:val="20"/>
          <w:szCs w:val="20"/>
        </w:rPr>
        <w:t>Schowków</w:t>
      </w:r>
      <w:r w:rsidR="008C6AF3" w:rsidRPr="001F3834">
        <w:rPr>
          <w:rFonts w:cstheme="minorHAnsi"/>
          <w:sz w:val="20"/>
          <w:szCs w:val="20"/>
        </w:rPr>
        <w:t>.</w:t>
      </w:r>
    </w:p>
    <w:p w14:paraId="6AA917B1" w14:textId="77777777" w:rsidR="005C6499" w:rsidRPr="001F3834" w:rsidRDefault="005C6499" w:rsidP="00F30784">
      <w:pPr>
        <w:spacing w:line="276" w:lineRule="auto"/>
        <w:jc w:val="center"/>
        <w:rPr>
          <w:rFonts w:asciiTheme="majorHAnsi" w:hAnsiTheme="majorHAnsi" w:cs="Calibri"/>
          <w:b/>
          <w:sz w:val="20"/>
          <w:szCs w:val="20"/>
        </w:rPr>
      </w:pPr>
    </w:p>
    <w:p w14:paraId="31F272D9" w14:textId="64D4DBD0" w:rsidR="00BC0341" w:rsidRPr="001F3834" w:rsidRDefault="00BC0341" w:rsidP="00F30784">
      <w:pPr>
        <w:spacing w:line="276" w:lineRule="auto"/>
        <w:jc w:val="center"/>
        <w:rPr>
          <w:sz w:val="20"/>
          <w:szCs w:val="20"/>
        </w:rPr>
      </w:pPr>
      <w:r w:rsidRPr="001F3834">
        <w:rPr>
          <w:rFonts w:asciiTheme="majorHAnsi" w:hAnsiTheme="majorHAnsi" w:cs="Calibri"/>
          <w:b/>
          <w:sz w:val="20"/>
          <w:szCs w:val="20"/>
        </w:rPr>
        <w:t xml:space="preserve">§ </w:t>
      </w:r>
      <w:r w:rsidR="00416755" w:rsidRPr="001F3834">
        <w:rPr>
          <w:rFonts w:asciiTheme="majorHAnsi" w:hAnsiTheme="majorHAnsi" w:cs="Calibri"/>
          <w:b/>
          <w:sz w:val="20"/>
          <w:szCs w:val="20"/>
        </w:rPr>
        <w:t>2</w:t>
      </w:r>
      <w:r w:rsidR="00D04F2F" w:rsidRPr="001F3834">
        <w:rPr>
          <w:rFonts w:asciiTheme="majorHAnsi" w:hAnsiTheme="majorHAnsi" w:cs="Calibri"/>
          <w:b/>
          <w:sz w:val="20"/>
          <w:szCs w:val="20"/>
        </w:rPr>
        <w:t>7</w:t>
      </w:r>
      <w:r w:rsidRPr="001F3834">
        <w:rPr>
          <w:rFonts w:asciiTheme="majorHAnsi" w:hAnsiTheme="majorHAnsi" w:cs="Calibri"/>
          <w:b/>
          <w:sz w:val="20"/>
          <w:szCs w:val="20"/>
        </w:rPr>
        <w:t xml:space="preserve">. </w:t>
      </w:r>
    </w:p>
    <w:p w14:paraId="3D2CB80A" w14:textId="78A10332" w:rsidR="00BC0341" w:rsidRPr="001F3834" w:rsidRDefault="00BC0341" w:rsidP="00F30784">
      <w:pPr>
        <w:spacing w:line="276" w:lineRule="auto"/>
        <w:jc w:val="center"/>
        <w:rPr>
          <w:sz w:val="20"/>
          <w:szCs w:val="20"/>
        </w:rPr>
      </w:pPr>
      <w:r w:rsidRPr="001F3834">
        <w:rPr>
          <w:rFonts w:asciiTheme="majorHAnsi" w:hAnsiTheme="majorHAnsi" w:cs="Calibri"/>
          <w:b/>
          <w:sz w:val="20"/>
          <w:szCs w:val="20"/>
        </w:rPr>
        <w:t>Obowiązki Użytkownik</w:t>
      </w:r>
      <w:r w:rsidR="00416755" w:rsidRPr="001F3834">
        <w:rPr>
          <w:rFonts w:asciiTheme="majorHAnsi" w:hAnsiTheme="majorHAnsi" w:cs="Calibri"/>
          <w:b/>
          <w:sz w:val="20"/>
          <w:szCs w:val="20"/>
        </w:rPr>
        <w:t>a</w:t>
      </w:r>
    </w:p>
    <w:p w14:paraId="779D1CDD" w14:textId="5ECE3499" w:rsidR="00BC0341" w:rsidRPr="001F3834" w:rsidRDefault="00416755" w:rsidP="00F30784">
      <w:pPr>
        <w:spacing w:line="276" w:lineRule="auto"/>
        <w:jc w:val="both"/>
        <w:rPr>
          <w:rFonts w:asciiTheme="majorHAnsi" w:hAnsiTheme="majorHAnsi" w:cs="Calibri"/>
          <w:sz w:val="20"/>
          <w:szCs w:val="20"/>
        </w:rPr>
      </w:pPr>
      <w:r w:rsidRPr="001F3834">
        <w:rPr>
          <w:rFonts w:asciiTheme="majorHAnsi" w:hAnsiTheme="majorHAnsi" w:cs="Calibri"/>
          <w:sz w:val="20"/>
          <w:szCs w:val="20"/>
        </w:rPr>
        <w:t xml:space="preserve">W ramach Umowy </w:t>
      </w:r>
      <w:r w:rsidR="00DB4D46" w:rsidRPr="001F3834">
        <w:rPr>
          <w:rFonts w:asciiTheme="majorHAnsi" w:hAnsiTheme="majorHAnsi" w:cs="Calibri"/>
          <w:sz w:val="20"/>
          <w:szCs w:val="20"/>
        </w:rPr>
        <w:t xml:space="preserve">Najmu i Umowy o Usługi Elektroniczne </w:t>
      </w:r>
      <w:r w:rsidR="00BC0341" w:rsidRPr="001F3834">
        <w:rPr>
          <w:rFonts w:asciiTheme="majorHAnsi" w:hAnsiTheme="majorHAnsi" w:cs="Calibri"/>
          <w:sz w:val="20"/>
          <w:szCs w:val="20"/>
        </w:rPr>
        <w:t>Użytkownik zobowiązuj</w:t>
      </w:r>
      <w:r w:rsidRPr="001F3834">
        <w:rPr>
          <w:rFonts w:asciiTheme="majorHAnsi" w:hAnsiTheme="majorHAnsi" w:cs="Calibri"/>
          <w:sz w:val="20"/>
          <w:szCs w:val="20"/>
        </w:rPr>
        <w:t>e</w:t>
      </w:r>
      <w:r w:rsidR="00BC0341" w:rsidRPr="001F3834">
        <w:rPr>
          <w:rFonts w:asciiTheme="majorHAnsi" w:hAnsiTheme="majorHAnsi" w:cs="Calibri"/>
          <w:sz w:val="20"/>
          <w:szCs w:val="20"/>
        </w:rPr>
        <w:t xml:space="preserve"> się:</w:t>
      </w:r>
    </w:p>
    <w:p w14:paraId="2E495FC8" w14:textId="2B573E04" w:rsidR="00A44DCC" w:rsidRPr="001F3834" w:rsidRDefault="00A44DCC" w:rsidP="006667F9">
      <w:pPr>
        <w:pStyle w:val="Akapitzlist"/>
        <w:numPr>
          <w:ilvl w:val="0"/>
          <w:numId w:val="15"/>
        </w:numPr>
        <w:spacing w:before="0" w:after="0"/>
        <w:ind w:left="426"/>
        <w:jc w:val="both"/>
        <w:rPr>
          <w:sz w:val="20"/>
          <w:szCs w:val="20"/>
        </w:rPr>
      </w:pPr>
      <w:r w:rsidRPr="001F3834">
        <w:rPr>
          <w:sz w:val="20"/>
          <w:szCs w:val="20"/>
        </w:rPr>
        <w:t>przestrzegać postanowień Regulaminu;</w:t>
      </w:r>
    </w:p>
    <w:p w14:paraId="61694431" w14:textId="614ADA3C" w:rsidR="00BC0341" w:rsidRPr="001F3834" w:rsidRDefault="00BC0341" w:rsidP="006667F9">
      <w:pPr>
        <w:pStyle w:val="Akapitzlist"/>
        <w:numPr>
          <w:ilvl w:val="0"/>
          <w:numId w:val="15"/>
        </w:numPr>
        <w:spacing w:before="0" w:after="0"/>
        <w:ind w:left="426"/>
        <w:jc w:val="both"/>
        <w:rPr>
          <w:sz w:val="20"/>
          <w:szCs w:val="20"/>
        </w:rPr>
      </w:pPr>
      <w:r w:rsidRPr="001F3834">
        <w:rPr>
          <w:rFonts w:cs="Calibri"/>
          <w:sz w:val="20"/>
          <w:szCs w:val="20"/>
        </w:rPr>
        <w:t xml:space="preserve">korzystać z </w:t>
      </w:r>
      <w:r w:rsidR="00D70098" w:rsidRPr="001F3834">
        <w:rPr>
          <w:rFonts w:cs="Calibri"/>
          <w:sz w:val="20"/>
          <w:szCs w:val="20"/>
        </w:rPr>
        <w:t>Aplikacji</w:t>
      </w:r>
      <w:r w:rsidRPr="001F3834">
        <w:rPr>
          <w:rFonts w:cs="Calibri"/>
          <w:sz w:val="20"/>
          <w:szCs w:val="20"/>
        </w:rPr>
        <w:t xml:space="preserve"> zgodnie z przeznaczeniem i dostępnymi funkcjonalnościami;</w:t>
      </w:r>
    </w:p>
    <w:p w14:paraId="1E69FA06" w14:textId="0FA3169A" w:rsidR="00BC0341" w:rsidRPr="001F3834" w:rsidRDefault="00BC0341" w:rsidP="006667F9">
      <w:pPr>
        <w:pStyle w:val="Akapitzlist"/>
        <w:numPr>
          <w:ilvl w:val="0"/>
          <w:numId w:val="15"/>
        </w:numPr>
        <w:spacing w:before="0" w:after="0"/>
        <w:ind w:left="426"/>
        <w:jc w:val="both"/>
        <w:rPr>
          <w:sz w:val="20"/>
          <w:szCs w:val="20"/>
        </w:rPr>
      </w:pPr>
      <w:r w:rsidRPr="001F3834">
        <w:rPr>
          <w:rFonts w:cs="Calibri"/>
          <w:sz w:val="20"/>
          <w:szCs w:val="20"/>
        </w:rPr>
        <w:t xml:space="preserve">zabezpieczyć we własnym zakresie dostęp do urządzeń i sprzętów, które są używane do korzystania z </w:t>
      </w:r>
      <w:r w:rsidR="00D70098" w:rsidRPr="001F3834">
        <w:rPr>
          <w:rFonts w:cs="Calibri"/>
          <w:sz w:val="20"/>
          <w:szCs w:val="20"/>
        </w:rPr>
        <w:t>Aplikacji</w:t>
      </w:r>
      <w:r w:rsidRPr="001F3834">
        <w:rPr>
          <w:rFonts w:cs="Calibri"/>
          <w:sz w:val="20"/>
          <w:szCs w:val="20"/>
        </w:rPr>
        <w:t>;</w:t>
      </w:r>
    </w:p>
    <w:p w14:paraId="62A97312" w14:textId="36639839" w:rsidR="00BC0341" w:rsidRPr="001F3834" w:rsidRDefault="00BC0341" w:rsidP="006667F9">
      <w:pPr>
        <w:pStyle w:val="Akapitzlist"/>
        <w:numPr>
          <w:ilvl w:val="0"/>
          <w:numId w:val="15"/>
        </w:numPr>
        <w:spacing w:before="0" w:after="0"/>
        <w:ind w:left="426"/>
        <w:jc w:val="both"/>
        <w:rPr>
          <w:sz w:val="20"/>
          <w:szCs w:val="20"/>
        </w:rPr>
      </w:pPr>
      <w:r w:rsidRPr="001F3834">
        <w:rPr>
          <w:rFonts w:cs="Calibri"/>
          <w:sz w:val="20"/>
          <w:szCs w:val="20"/>
        </w:rPr>
        <w:t>przestrzegać zakazów związanych z dostarczaniem treści bezprawnych;</w:t>
      </w:r>
    </w:p>
    <w:p w14:paraId="25D38CAA" w14:textId="7EA6CD83" w:rsidR="00F8622E" w:rsidRPr="001F3834" w:rsidRDefault="00F8622E" w:rsidP="006667F9">
      <w:pPr>
        <w:pStyle w:val="Akapitzlist"/>
        <w:numPr>
          <w:ilvl w:val="0"/>
          <w:numId w:val="15"/>
        </w:numPr>
        <w:spacing w:before="0" w:after="0"/>
        <w:ind w:left="426"/>
        <w:jc w:val="both"/>
        <w:rPr>
          <w:sz w:val="20"/>
          <w:szCs w:val="20"/>
        </w:rPr>
      </w:pPr>
      <w:r w:rsidRPr="001F3834">
        <w:rPr>
          <w:rFonts w:cs="Calibri"/>
          <w:sz w:val="20"/>
          <w:szCs w:val="20"/>
        </w:rPr>
        <w:t>dokonywać zapłaty wszelkich należności na rzecz Operatora zgodnie z Regulaminem;</w:t>
      </w:r>
    </w:p>
    <w:p w14:paraId="6FA7C58B" w14:textId="44A6FAE4" w:rsidR="00F8622E" w:rsidRPr="001F3834" w:rsidRDefault="00F8622E" w:rsidP="006667F9">
      <w:pPr>
        <w:pStyle w:val="Akapitzlist"/>
        <w:numPr>
          <w:ilvl w:val="0"/>
          <w:numId w:val="15"/>
        </w:numPr>
        <w:spacing w:before="0" w:after="0"/>
        <w:ind w:left="426"/>
        <w:jc w:val="both"/>
        <w:rPr>
          <w:sz w:val="20"/>
          <w:szCs w:val="20"/>
        </w:rPr>
      </w:pPr>
      <w:r w:rsidRPr="001F3834">
        <w:rPr>
          <w:rFonts w:cs="Calibri"/>
          <w:sz w:val="20"/>
          <w:szCs w:val="20"/>
        </w:rPr>
        <w:t>korzystać z</w:t>
      </w:r>
      <w:r w:rsidR="00F513A5" w:rsidRPr="001F3834">
        <w:rPr>
          <w:rFonts w:cs="Calibri"/>
          <w:sz w:val="20"/>
          <w:szCs w:val="20"/>
        </w:rPr>
        <w:t>e</w:t>
      </w:r>
      <w:r w:rsidRPr="001F3834">
        <w:rPr>
          <w:rFonts w:cs="Calibri"/>
          <w:sz w:val="20"/>
          <w:szCs w:val="20"/>
        </w:rPr>
        <w:t xml:space="preserve"> </w:t>
      </w:r>
      <w:r w:rsidR="00F513A5" w:rsidRPr="001F3834">
        <w:rPr>
          <w:rFonts w:cs="Calibri"/>
          <w:sz w:val="20"/>
          <w:szCs w:val="20"/>
        </w:rPr>
        <w:t>Schowków</w:t>
      </w:r>
      <w:r w:rsidRPr="001F3834">
        <w:rPr>
          <w:rFonts w:cs="Calibri"/>
          <w:sz w:val="20"/>
          <w:szCs w:val="20"/>
        </w:rPr>
        <w:t xml:space="preserve"> zgodnie z ich przeznaczeniem;</w:t>
      </w:r>
    </w:p>
    <w:p w14:paraId="54F3CAC1" w14:textId="18FE6969" w:rsidR="00F513A5" w:rsidRPr="001F3834" w:rsidRDefault="00F513A5" w:rsidP="006667F9">
      <w:pPr>
        <w:pStyle w:val="Akapitzlist"/>
        <w:numPr>
          <w:ilvl w:val="0"/>
          <w:numId w:val="15"/>
        </w:numPr>
        <w:spacing w:before="0" w:after="0"/>
        <w:ind w:left="426"/>
        <w:jc w:val="both"/>
        <w:rPr>
          <w:sz w:val="20"/>
          <w:szCs w:val="20"/>
        </w:rPr>
      </w:pPr>
      <w:r w:rsidRPr="001F3834">
        <w:rPr>
          <w:rFonts w:cs="Calibri"/>
          <w:sz w:val="20"/>
          <w:szCs w:val="20"/>
        </w:rPr>
        <w:t xml:space="preserve">przestrzegać zakazów związanych ze Schowkami, w szczególności </w:t>
      </w:r>
      <w:r w:rsidR="00D04F2F" w:rsidRPr="001F3834">
        <w:rPr>
          <w:rFonts w:cs="Calibri"/>
          <w:sz w:val="20"/>
          <w:szCs w:val="20"/>
        </w:rPr>
        <w:t>w zakresie zakazu przechowywania określonych ruchomości;</w:t>
      </w:r>
    </w:p>
    <w:p w14:paraId="5C6F0B32" w14:textId="4445CBC4" w:rsidR="00F8622E" w:rsidRPr="001F3834" w:rsidRDefault="00F8622E" w:rsidP="006667F9">
      <w:pPr>
        <w:pStyle w:val="Akapitzlist"/>
        <w:numPr>
          <w:ilvl w:val="0"/>
          <w:numId w:val="15"/>
        </w:numPr>
        <w:spacing w:before="0" w:after="0"/>
        <w:ind w:left="426"/>
        <w:jc w:val="both"/>
        <w:rPr>
          <w:sz w:val="20"/>
          <w:szCs w:val="20"/>
        </w:rPr>
      </w:pPr>
      <w:r w:rsidRPr="001F3834">
        <w:rPr>
          <w:rFonts w:cs="Calibri"/>
          <w:sz w:val="20"/>
          <w:szCs w:val="20"/>
        </w:rPr>
        <w:t xml:space="preserve">zabezpieczyć </w:t>
      </w:r>
      <w:r w:rsidR="00F513A5" w:rsidRPr="001F3834">
        <w:rPr>
          <w:rFonts w:cs="Calibri"/>
          <w:sz w:val="20"/>
          <w:szCs w:val="20"/>
        </w:rPr>
        <w:t>Schowek</w:t>
      </w:r>
      <w:r w:rsidRPr="001F3834">
        <w:rPr>
          <w:rFonts w:cs="Calibri"/>
          <w:sz w:val="20"/>
          <w:szCs w:val="20"/>
        </w:rPr>
        <w:t xml:space="preserve"> przed utratą, zniszczeniem lub uszkodzeniem; </w:t>
      </w:r>
    </w:p>
    <w:p w14:paraId="0190961E" w14:textId="162C37D2" w:rsidR="00FE23DC" w:rsidRPr="001F3834" w:rsidRDefault="00FE23DC" w:rsidP="006667F9">
      <w:pPr>
        <w:pStyle w:val="Akapitzlist"/>
        <w:numPr>
          <w:ilvl w:val="0"/>
          <w:numId w:val="15"/>
        </w:numPr>
        <w:spacing w:before="0" w:after="0"/>
        <w:ind w:left="426"/>
        <w:jc w:val="both"/>
        <w:rPr>
          <w:sz w:val="20"/>
          <w:szCs w:val="20"/>
        </w:rPr>
      </w:pPr>
      <w:r w:rsidRPr="001F3834">
        <w:rPr>
          <w:rFonts w:cs="Calibri"/>
          <w:sz w:val="20"/>
          <w:szCs w:val="20"/>
        </w:rPr>
        <w:t xml:space="preserve">nie udostępniać </w:t>
      </w:r>
      <w:r w:rsidR="00D04F2F" w:rsidRPr="001F3834">
        <w:rPr>
          <w:rFonts w:cs="Calibri"/>
          <w:sz w:val="20"/>
          <w:szCs w:val="20"/>
        </w:rPr>
        <w:t>Schowka</w:t>
      </w:r>
      <w:r w:rsidRPr="001F3834">
        <w:rPr>
          <w:rFonts w:cs="Calibri"/>
          <w:sz w:val="20"/>
          <w:szCs w:val="20"/>
        </w:rPr>
        <w:t xml:space="preserve"> osobom trzecim</w:t>
      </w:r>
      <w:r w:rsidR="00145771" w:rsidRPr="001F3834">
        <w:rPr>
          <w:rFonts w:cs="Calibri"/>
          <w:sz w:val="20"/>
          <w:szCs w:val="20"/>
        </w:rPr>
        <w:t>;</w:t>
      </w:r>
    </w:p>
    <w:p w14:paraId="35EEECC5" w14:textId="6066CBCB" w:rsidR="00145771" w:rsidRPr="001F3834" w:rsidRDefault="00145771" w:rsidP="006667F9">
      <w:pPr>
        <w:pStyle w:val="Akapitzlist"/>
        <w:numPr>
          <w:ilvl w:val="0"/>
          <w:numId w:val="15"/>
        </w:numPr>
        <w:spacing w:before="0" w:after="0"/>
        <w:ind w:left="426"/>
        <w:jc w:val="both"/>
        <w:rPr>
          <w:sz w:val="20"/>
          <w:szCs w:val="20"/>
        </w:rPr>
      </w:pPr>
      <w:r w:rsidRPr="001F3834">
        <w:rPr>
          <w:rFonts w:cs="Calibri"/>
          <w:sz w:val="20"/>
          <w:szCs w:val="20"/>
        </w:rPr>
        <w:t xml:space="preserve">nie wykorzystywać </w:t>
      </w:r>
      <w:r w:rsidR="00D04F2F" w:rsidRPr="001F3834">
        <w:rPr>
          <w:rFonts w:cs="Calibri"/>
          <w:sz w:val="20"/>
          <w:szCs w:val="20"/>
        </w:rPr>
        <w:t>Schowka do jakichkolwiek celów sprzecznych z Regulaminem</w:t>
      </w:r>
      <w:r w:rsidRPr="001F3834">
        <w:rPr>
          <w:rFonts w:cs="Calibri"/>
          <w:sz w:val="20"/>
          <w:szCs w:val="20"/>
        </w:rPr>
        <w:t>;</w:t>
      </w:r>
    </w:p>
    <w:p w14:paraId="14983EA8" w14:textId="7F442852" w:rsidR="00C42150" w:rsidRPr="001F3834" w:rsidRDefault="00C42150" w:rsidP="006667F9">
      <w:pPr>
        <w:pStyle w:val="Akapitzlist"/>
        <w:numPr>
          <w:ilvl w:val="0"/>
          <w:numId w:val="15"/>
        </w:numPr>
        <w:spacing w:before="0" w:after="0"/>
        <w:ind w:left="426"/>
        <w:jc w:val="both"/>
        <w:rPr>
          <w:sz w:val="20"/>
          <w:szCs w:val="20"/>
        </w:rPr>
      </w:pPr>
      <w:r w:rsidRPr="001F3834">
        <w:rPr>
          <w:rFonts w:cs="Calibri"/>
          <w:sz w:val="20"/>
          <w:szCs w:val="20"/>
        </w:rPr>
        <w:t xml:space="preserve">dokonać zwrotu </w:t>
      </w:r>
      <w:r w:rsidR="00D04F2F" w:rsidRPr="001F3834">
        <w:rPr>
          <w:rFonts w:cs="Calibri"/>
          <w:sz w:val="20"/>
          <w:szCs w:val="20"/>
        </w:rPr>
        <w:t>Schowka</w:t>
      </w:r>
      <w:r w:rsidRPr="001F3834">
        <w:rPr>
          <w:rFonts w:cs="Calibri"/>
          <w:sz w:val="20"/>
          <w:szCs w:val="20"/>
        </w:rPr>
        <w:t xml:space="preserve"> zgodnie z Regulaminem;</w:t>
      </w:r>
    </w:p>
    <w:p w14:paraId="20E80EF5" w14:textId="7D03C09F" w:rsidR="00BC0341" w:rsidRPr="001F3834" w:rsidRDefault="00BC0341" w:rsidP="006667F9">
      <w:pPr>
        <w:pStyle w:val="Akapitzlist"/>
        <w:numPr>
          <w:ilvl w:val="0"/>
          <w:numId w:val="15"/>
        </w:numPr>
        <w:spacing w:before="0" w:after="0"/>
        <w:ind w:left="426"/>
        <w:jc w:val="both"/>
        <w:rPr>
          <w:sz w:val="20"/>
          <w:szCs w:val="20"/>
        </w:rPr>
      </w:pPr>
      <w:r w:rsidRPr="001F3834">
        <w:rPr>
          <w:rFonts w:cs="Calibri"/>
          <w:sz w:val="20"/>
          <w:szCs w:val="20"/>
        </w:rPr>
        <w:t xml:space="preserve">współdziałać w dobrej wierze z </w:t>
      </w:r>
      <w:r w:rsidR="00C42150" w:rsidRPr="001F3834">
        <w:rPr>
          <w:rFonts w:cs="Calibri"/>
          <w:sz w:val="20"/>
          <w:szCs w:val="20"/>
        </w:rPr>
        <w:t xml:space="preserve">Operatorem </w:t>
      </w:r>
      <w:r w:rsidRPr="001F3834">
        <w:rPr>
          <w:rFonts w:cs="Calibri"/>
          <w:sz w:val="20"/>
          <w:szCs w:val="20"/>
        </w:rPr>
        <w:t xml:space="preserve">w zakresie należytego </w:t>
      </w:r>
      <w:r w:rsidR="00C42150" w:rsidRPr="001F3834">
        <w:rPr>
          <w:rFonts w:cs="Calibri"/>
          <w:sz w:val="20"/>
          <w:szCs w:val="20"/>
        </w:rPr>
        <w:t>wykonania Umowy</w:t>
      </w:r>
      <w:r w:rsidRPr="001F3834">
        <w:rPr>
          <w:rFonts w:cs="Calibri"/>
          <w:sz w:val="20"/>
          <w:szCs w:val="20"/>
        </w:rPr>
        <w:t>;</w:t>
      </w:r>
    </w:p>
    <w:p w14:paraId="019299F6" w14:textId="14019431" w:rsidR="00BC0341" w:rsidRPr="001F3834" w:rsidRDefault="00BC0341" w:rsidP="006667F9">
      <w:pPr>
        <w:pStyle w:val="Akapitzlist"/>
        <w:numPr>
          <w:ilvl w:val="0"/>
          <w:numId w:val="15"/>
        </w:numPr>
        <w:spacing w:before="0" w:after="0"/>
        <w:ind w:left="426"/>
        <w:jc w:val="both"/>
        <w:rPr>
          <w:sz w:val="20"/>
          <w:szCs w:val="20"/>
        </w:rPr>
      </w:pPr>
      <w:r w:rsidRPr="001F3834">
        <w:rPr>
          <w:rFonts w:cs="Calibri"/>
          <w:sz w:val="20"/>
          <w:szCs w:val="20"/>
        </w:rPr>
        <w:t xml:space="preserve">informować </w:t>
      </w:r>
      <w:r w:rsidR="00C42150" w:rsidRPr="001F3834">
        <w:rPr>
          <w:rFonts w:cs="Calibri"/>
          <w:sz w:val="20"/>
          <w:szCs w:val="20"/>
        </w:rPr>
        <w:t xml:space="preserve">Operatora </w:t>
      </w:r>
      <w:r w:rsidRPr="001F3834">
        <w:rPr>
          <w:rFonts w:cs="Calibri"/>
          <w:sz w:val="20"/>
          <w:szCs w:val="20"/>
        </w:rPr>
        <w:t xml:space="preserve">o wszystkich istotnych okolicznościach związanych z </w:t>
      </w:r>
      <w:r w:rsidR="00C42150" w:rsidRPr="001F3834">
        <w:rPr>
          <w:rFonts w:cs="Calibri"/>
          <w:sz w:val="20"/>
          <w:szCs w:val="20"/>
        </w:rPr>
        <w:t>wykonywaniem Umowy</w:t>
      </w:r>
      <w:r w:rsidRPr="001F3834">
        <w:rPr>
          <w:rFonts w:cs="Calibri"/>
          <w:sz w:val="20"/>
          <w:szCs w:val="20"/>
        </w:rPr>
        <w:t>;</w:t>
      </w:r>
    </w:p>
    <w:p w14:paraId="46E3DBBD" w14:textId="1B9EDC2B" w:rsidR="00D206AC" w:rsidRPr="001F3834" w:rsidRDefault="00BC0341" w:rsidP="006667F9">
      <w:pPr>
        <w:pStyle w:val="Akapitzlist"/>
        <w:numPr>
          <w:ilvl w:val="0"/>
          <w:numId w:val="15"/>
        </w:numPr>
        <w:spacing w:before="0" w:after="0"/>
        <w:ind w:left="426"/>
        <w:jc w:val="both"/>
        <w:rPr>
          <w:sz w:val="20"/>
          <w:szCs w:val="20"/>
        </w:rPr>
      </w:pPr>
      <w:r w:rsidRPr="001F3834">
        <w:rPr>
          <w:rFonts w:cs="Calibri"/>
          <w:sz w:val="20"/>
          <w:szCs w:val="20"/>
        </w:rPr>
        <w:lastRenderedPageBreak/>
        <w:t xml:space="preserve">udzielać na żądanie </w:t>
      </w:r>
      <w:r w:rsidR="00C42150" w:rsidRPr="001F3834">
        <w:rPr>
          <w:rFonts w:cs="Calibri"/>
          <w:sz w:val="20"/>
          <w:szCs w:val="20"/>
        </w:rPr>
        <w:t xml:space="preserve">Operatora </w:t>
      </w:r>
      <w:r w:rsidRPr="001F3834">
        <w:rPr>
          <w:rFonts w:cs="Calibri"/>
          <w:sz w:val="20"/>
          <w:szCs w:val="20"/>
        </w:rPr>
        <w:t>wszystkich potrzebnych wyjaśnień, informacji i innych danych</w:t>
      </w:r>
      <w:r w:rsidR="008C6AF3" w:rsidRPr="001F3834">
        <w:rPr>
          <w:rFonts w:cs="Calibri"/>
          <w:sz w:val="20"/>
          <w:szCs w:val="20"/>
        </w:rPr>
        <w:t>.</w:t>
      </w:r>
    </w:p>
    <w:p w14:paraId="55C4ACD2" w14:textId="77777777" w:rsidR="008C6AF3" w:rsidRPr="001F3834" w:rsidRDefault="008C6AF3" w:rsidP="008C6AF3">
      <w:pPr>
        <w:pStyle w:val="Akapitzlist"/>
        <w:spacing w:before="0" w:after="0"/>
        <w:ind w:left="426"/>
        <w:jc w:val="both"/>
        <w:rPr>
          <w:sz w:val="20"/>
          <w:szCs w:val="20"/>
        </w:rPr>
      </w:pPr>
    </w:p>
    <w:p w14:paraId="5C978AA5" w14:textId="728D36F4" w:rsidR="00D206AC" w:rsidRPr="001F3834" w:rsidRDefault="00D206AC"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[ROZDZIAŁ V</w:t>
      </w:r>
      <w:r w:rsidR="000B3222" w:rsidRPr="001F3834">
        <w:rPr>
          <w:rFonts w:asciiTheme="majorHAnsi" w:hAnsiTheme="majorHAnsi" w:cs="Calibri"/>
          <w:b/>
          <w:sz w:val="20"/>
          <w:szCs w:val="20"/>
        </w:rPr>
        <w:t>I</w:t>
      </w:r>
      <w:r w:rsidRPr="001F3834">
        <w:rPr>
          <w:rFonts w:asciiTheme="majorHAnsi" w:hAnsiTheme="majorHAnsi" w:cs="Calibri"/>
          <w:b/>
          <w:sz w:val="20"/>
          <w:szCs w:val="20"/>
        </w:rPr>
        <w:t>II: ODPOWIEDZIALNOŚĆ STRON]</w:t>
      </w:r>
    </w:p>
    <w:p w14:paraId="3F736145" w14:textId="0010AA92" w:rsidR="00145771" w:rsidRPr="001F3834" w:rsidRDefault="00145771" w:rsidP="00F30784">
      <w:pPr>
        <w:spacing w:line="276" w:lineRule="auto"/>
        <w:jc w:val="center"/>
        <w:rPr>
          <w:rFonts w:asciiTheme="majorHAnsi" w:hAnsiTheme="majorHAnsi" w:cs="Calibri"/>
          <w:b/>
          <w:sz w:val="20"/>
          <w:szCs w:val="20"/>
        </w:rPr>
      </w:pPr>
    </w:p>
    <w:p w14:paraId="1A6C418A" w14:textId="596A9CAF" w:rsidR="00263C4C" w:rsidRPr="001F3834" w:rsidRDefault="00263C4C"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2</w:t>
      </w:r>
      <w:r w:rsidR="00A64120" w:rsidRPr="001F3834">
        <w:rPr>
          <w:rFonts w:asciiTheme="majorHAnsi" w:hAnsiTheme="majorHAnsi" w:cs="Calibri"/>
          <w:b/>
          <w:sz w:val="20"/>
          <w:szCs w:val="20"/>
        </w:rPr>
        <w:t>8</w:t>
      </w:r>
      <w:r w:rsidRPr="001F3834">
        <w:rPr>
          <w:rFonts w:asciiTheme="majorHAnsi" w:hAnsiTheme="majorHAnsi" w:cs="Calibri"/>
          <w:b/>
          <w:sz w:val="20"/>
          <w:szCs w:val="20"/>
        </w:rPr>
        <w:t xml:space="preserve">. </w:t>
      </w:r>
    </w:p>
    <w:p w14:paraId="1B27DB5D" w14:textId="6A09D823" w:rsidR="00263C4C" w:rsidRPr="001F3834" w:rsidRDefault="00320F63"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xml:space="preserve">Odpowiedzialność Operatora </w:t>
      </w:r>
    </w:p>
    <w:p w14:paraId="3304C328" w14:textId="1E0AF8E0" w:rsidR="007108B4" w:rsidRPr="001F3834" w:rsidRDefault="007108B4" w:rsidP="006667F9">
      <w:pPr>
        <w:pStyle w:val="Akapitzlist"/>
        <w:numPr>
          <w:ilvl w:val="1"/>
          <w:numId w:val="31"/>
        </w:numPr>
        <w:spacing w:before="0" w:after="0"/>
        <w:ind w:left="426"/>
        <w:jc w:val="both"/>
        <w:rPr>
          <w:rFonts w:cstheme="minorHAnsi"/>
          <w:sz w:val="20"/>
          <w:szCs w:val="20"/>
        </w:rPr>
      </w:pPr>
      <w:r w:rsidRPr="001F3834">
        <w:rPr>
          <w:rFonts w:cstheme="minorHAnsi"/>
          <w:sz w:val="20"/>
          <w:szCs w:val="20"/>
        </w:rPr>
        <w:t xml:space="preserve">Odpowiedzialność </w:t>
      </w:r>
      <w:r w:rsidR="002C2943" w:rsidRPr="001F3834">
        <w:rPr>
          <w:rFonts w:cstheme="minorHAnsi"/>
          <w:sz w:val="20"/>
          <w:szCs w:val="20"/>
        </w:rPr>
        <w:t xml:space="preserve">Operatora </w:t>
      </w:r>
      <w:r w:rsidRPr="001F3834">
        <w:rPr>
          <w:rFonts w:cstheme="minorHAnsi"/>
          <w:sz w:val="20"/>
          <w:szCs w:val="20"/>
        </w:rPr>
        <w:t xml:space="preserve">wobec </w:t>
      </w:r>
      <w:r w:rsidR="002C2943" w:rsidRPr="001F3834">
        <w:rPr>
          <w:rFonts w:cstheme="minorHAnsi"/>
          <w:sz w:val="20"/>
          <w:szCs w:val="20"/>
        </w:rPr>
        <w:t>Użytkowników</w:t>
      </w:r>
      <w:r w:rsidRPr="001F3834">
        <w:rPr>
          <w:rFonts w:cstheme="minorHAnsi"/>
          <w:sz w:val="20"/>
          <w:szCs w:val="20"/>
        </w:rPr>
        <w:t xml:space="preserve"> będących konsumentami </w:t>
      </w:r>
      <w:r w:rsidR="00713DEE" w:rsidRPr="001F3834">
        <w:rPr>
          <w:rFonts w:cstheme="minorHAnsi"/>
          <w:sz w:val="20"/>
          <w:szCs w:val="20"/>
        </w:rPr>
        <w:t xml:space="preserve">lub PNPK </w:t>
      </w:r>
      <w:r w:rsidRPr="001F3834">
        <w:rPr>
          <w:rFonts w:cstheme="minorHAnsi"/>
          <w:sz w:val="20"/>
          <w:szCs w:val="20"/>
        </w:rPr>
        <w:t xml:space="preserve">z tytułu niewykonania lub </w:t>
      </w:r>
      <w:r w:rsidR="00A64120" w:rsidRPr="001F3834">
        <w:rPr>
          <w:rFonts w:cstheme="minorHAnsi"/>
          <w:sz w:val="20"/>
          <w:szCs w:val="20"/>
        </w:rPr>
        <w:t>nienależytego</w:t>
      </w:r>
      <w:r w:rsidRPr="001F3834">
        <w:rPr>
          <w:rFonts w:cstheme="minorHAnsi"/>
          <w:sz w:val="20"/>
          <w:szCs w:val="20"/>
        </w:rPr>
        <w:t xml:space="preserve"> wykonania </w:t>
      </w:r>
      <w:r w:rsidR="002C2943" w:rsidRPr="001F3834">
        <w:rPr>
          <w:rFonts w:cstheme="minorHAnsi"/>
          <w:sz w:val="20"/>
          <w:szCs w:val="20"/>
        </w:rPr>
        <w:t>Umowy</w:t>
      </w:r>
      <w:r w:rsidRPr="001F3834">
        <w:rPr>
          <w:rFonts w:cstheme="minorHAnsi"/>
          <w:sz w:val="20"/>
          <w:szCs w:val="20"/>
        </w:rPr>
        <w:t xml:space="preserve"> regulują właściwe przepisy prawa cywilnego oraz prawa konsumenckiego, w związku z czym postanowienia niniejszego paragrafu </w:t>
      </w:r>
      <w:r w:rsidR="00A64120" w:rsidRPr="001F3834">
        <w:rPr>
          <w:rFonts w:cstheme="minorHAnsi"/>
          <w:sz w:val="20"/>
          <w:szCs w:val="20"/>
        </w:rPr>
        <w:t xml:space="preserve">związane z odpowiedzialnością </w:t>
      </w:r>
      <w:r w:rsidR="00870CB0" w:rsidRPr="001F3834">
        <w:rPr>
          <w:rFonts w:cstheme="minorHAnsi"/>
          <w:sz w:val="20"/>
          <w:szCs w:val="20"/>
        </w:rPr>
        <w:t xml:space="preserve">z tego tytułu </w:t>
      </w:r>
      <w:r w:rsidRPr="001F3834">
        <w:rPr>
          <w:rFonts w:cstheme="minorHAnsi"/>
          <w:sz w:val="20"/>
          <w:szCs w:val="20"/>
        </w:rPr>
        <w:t xml:space="preserve">nie dotyczą </w:t>
      </w:r>
      <w:r w:rsidR="00282A03" w:rsidRPr="001F3834">
        <w:rPr>
          <w:rFonts w:cstheme="minorHAnsi"/>
          <w:sz w:val="20"/>
          <w:szCs w:val="20"/>
        </w:rPr>
        <w:t>Użytkowników</w:t>
      </w:r>
      <w:r w:rsidR="00870CB0" w:rsidRPr="001F3834">
        <w:rPr>
          <w:rFonts w:cstheme="minorHAnsi"/>
          <w:sz w:val="20"/>
          <w:szCs w:val="20"/>
        </w:rPr>
        <w:t xml:space="preserve"> będących konsumentami</w:t>
      </w:r>
      <w:r w:rsidR="00713DEE" w:rsidRPr="001F3834">
        <w:rPr>
          <w:rFonts w:cstheme="minorHAnsi"/>
          <w:sz w:val="20"/>
          <w:szCs w:val="20"/>
        </w:rPr>
        <w:t xml:space="preserve"> lub PNPK</w:t>
      </w:r>
      <w:r w:rsidRPr="001F3834">
        <w:rPr>
          <w:rFonts w:cstheme="minorHAnsi"/>
          <w:sz w:val="20"/>
          <w:szCs w:val="20"/>
        </w:rPr>
        <w:t xml:space="preserve">. </w:t>
      </w:r>
    </w:p>
    <w:p w14:paraId="6C23E34D" w14:textId="63A7C9D0" w:rsidR="007108B4" w:rsidRPr="001F3834" w:rsidRDefault="007108B4" w:rsidP="006667F9">
      <w:pPr>
        <w:pStyle w:val="Akapitzlist"/>
        <w:numPr>
          <w:ilvl w:val="1"/>
          <w:numId w:val="31"/>
        </w:numPr>
        <w:spacing w:before="0" w:after="0"/>
        <w:ind w:left="426"/>
        <w:jc w:val="both"/>
        <w:rPr>
          <w:rFonts w:cs="Calibri"/>
          <w:sz w:val="20"/>
          <w:szCs w:val="20"/>
        </w:rPr>
      </w:pPr>
      <w:r w:rsidRPr="001F3834">
        <w:rPr>
          <w:rFonts w:cs="Calibri"/>
          <w:sz w:val="20"/>
          <w:szCs w:val="20"/>
        </w:rPr>
        <w:t xml:space="preserve">Z uwzględnieniem ograniczeń odpowiedzialności przewidzianych w pozostałych postanowieniach Regulaminu </w:t>
      </w:r>
      <w:r w:rsidR="009D1809" w:rsidRPr="001F3834">
        <w:rPr>
          <w:rFonts w:cs="Calibri"/>
          <w:sz w:val="20"/>
          <w:szCs w:val="20"/>
        </w:rPr>
        <w:t>Operator</w:t>
      </w:r>
      <w:r w:rsidRPr="001F3834">
        <w:rPr>
          <w:rFonts w:cs="Calibri"/>
          <w:sz w:val="20"/>
          <w:szCs w:val="20"/>
        </w:rPr>
        <w:t xml:space="preserve"> nie ponosi odpowiedzialności za:</w:t>
      </w:r>
    </w:p>
    <w:p w14:paraId="37D3E9B9" w14:textId="5E1856C9" w:rsidR="007108B4" w:rsidRPr="001F3834" w:rsidRDefault="007108B4" w:rsidP="006667F9">
      <w:pPr>
        <w:pStyle w:val="Akapitzlist"/>
        <w:numPr>
          <w:ilvl w:val="0"/>
          <w:numId w:val="32"/>
        </w:numPr>
        <w:spacing w:before="0" w:after="0"/>
        <w:jc w:val="both"/>
        <w:rPr>
          <w:rFonts w:cs="Calibri"/>
          <w:sz w:val="20"/>
          <w:szCs w:val="20"/>
        </w:rPr>
      </w:pPr>
      <w:r w:rsidRPr="001F3834">
        <w:rPr>
          <w:rFonts w:cs="Calibri"/>
          <w:sz w:val="20"/>
          <w:szCs w:val="20"/>
        </w:rPr>
        <w:t xml:space="preserve">nieprzydatność </w:t>
      </w:r>
      <w:r w:rsidR="00870CB0" w:rsidRPr="001F3834">
        <w:rPr>
          <w:rFonts w:cs="Calibri"/>
          <w:sz w:val="20"/>
          <w:szCs w:val="20"/>
        </w:rPr>
        <w:t>U</w:t>
      </w:r>
      <w:r w:rsidRPr="001F3834">
        <w:rPr>
          <w:rFonts w:cs="Calibri"/>
          <w:sz w:val="20"/>
          <w:szCs w:val="20"/>
        </w:rPr>
        <w:t>sług</w:t>
      </w:r>
      <w:r w:rsidR="00870CB0" w:rsidRPr="001F3834">
        <w:rPr>
          <w:rFonts w:cs="Calibri"/>
          <w:sz w:val="20"/>
          <w:szCs w:val="20"/>
        </w:rPr>
        <w:t xml:space="preserve"> Elektronicznych</w:t>
      </w:r>
      <w:r w:rsidRPr="001F3834">
        <w:rPr>
          <w:rFonts w:cs="Calibri"/>
          <w:sz w:val="20"/>
          <w:szCs w:val="20"/>
        </w:rPr>
        <w:t xml:space="preserve"> </w:t>
      </w:r>
      <w:r w:rsidR="00870CB0" w:rsidRPr="001F3834">
        <w:rPr>
          <w:rFonts w:cs="Calibri"/>
          <w:sz w:val="20"/>
          <w:szCs w:val="20"/>
        </w:rPr>
        <w:t xml:space="preserve">lub Schowków </w:t>
      </w:r>
      <w:r w:rsidRPr="001F3834">
        <w:rPr>
          <w:rFonts w:cs="Calibri"/>
          <w:sz w:val="20"/>
          <w:szCs w:val="20"/>
        </w:rPr>
        <w:t>do założ</w:t>
      </w:r>
      <w:r w:rsidR="00870CB0" w:rsidRPr="001F3834">
        <w:rPr>
          <w:rFonts w:cs="Calibri"/>
          <w:sz w:val="20"/>
          <w:szCs w:val="20"/>
        </w:rPr>
        <w:t>onego</w:t>
      </w:r>
      <w:r w:rsidRPr="001F3834">
        <w:rPr>
          <w:rFonts w:cs="Calibri"/>
          <w:sz w:val="20"/>
          <w:szCs w:val="20"/>
        </w:rPr>
        <w:t xml:space="preserve"> celu;</w:t>
      </w:r>
    </w:p>
    <w:p w14:paraId="57BA35A6" w14:textId="48C21E5E" w:rsidR="007108B4" w:rsidRPr="001F3834" w:rsidRDefault="007108B4" w:rsidP="006667F9">
      <w:pPr>
        <w:pStyle w:val="Akapitzlist"/>
        <w:numPr>
          <w:ilvl w:val="0"/>
          <w:numId w:val="32"/>
        </w:numPr>
        <w:spacing w:before="0" w:after="0"/>
        <w:jc w:val="both"/>
        <w:rPr>
          <w:rFonts w:cs="Calibri"/>
          <w:sz w:val="20"/>
          <w:szCs w:val="20"/>
        </w:rPr>
      </w:pPr>
      <w:r w:rsidRPr="001F3834">
        <w:rPr>
          <w:rFonts w:cs="Calibri"/>
          <w:sz w:val="20"/>
          <w:szCs w:val="20"/>
        </w:rPr>
        <w:t xml:space="preserve">nieosiągnięcie celów oczekiwanych przez </w:t>
      </w:r>
      <w:r w:rsidR="00952340" w:rsidRPr="001F3834">
        <w:rPr>
          <w:rFonts w:cs="Calibri"/>
          <w:sz w:val="20"/>
          <w:szCs w:val="20"/>
        </w:rPr>
        <w:t>Użytkownika w ramach Umowy</w:t>
      </w:r>
      <w:r w:rsidRPr="001F3834">
        <w:rPr>
          <w:rFonts w:cs="Calibri"/>
          <w:sz w:val="20"/>
          <w:szCs w:val="20"/>
        </w:rPr>
        <w:t>;</w:t>
      </w:r>
    </w:p>
    <w:p w14:paraId="1DA8FA2C" w14:textId="72F25834" w:rsidR="007108B4" w:rsidRPr="001F3834" w:rsidRDefault="007108B4" w:rsidP="006667F9">
      <w:pPr>
        <w:pStyle w:val="Akapitzlist"/>
        <w:numPr>
          <w:ilvl w:val="0"/>
          <w:numId w:val="32"/>
        </w:numPr>
        <w:spacing w:before="0" w:after="0"/>
        <w:jc w:val="both"/>
        <w:rPr>
          <w:rFonts w:cs="Calibri"/>
          <w:sz w:val="20"/>
          <w:szCs w:val="20"/>
        </w:rPr>
      </w:pPr>
      <w:r w:rsidRPr="001F3834">
        <w:rPr>
          <w:rFonts w:cs="Calibri"/>
          <w:sz w:val="20"/>
          <w:szCs w:val="20"/>
        </w:rPr>
        <w:t xml:space="preserve">nieprawidłowe </w:t>
      </w:r>
      <w:r w:rsidR="00952340" w:rsidRPr="001F3834">
        <w:rPr>
          <w:rFonts w:cs="Calibri"/>
          <w:sz w:val="20"/>
          <w:szCs w:val="20"/>
        </w:rPr>
        <w:t>wykonanie Umowy</w:t>
      </w:r>
      <w:r w:rsidRPr="001F3834">
        <w:rPr>
          <w:rFonts w:cs="Calibri"/>
          <w:sz w:val="20"/>
          <w:szCs w:val="20"/>
        </w:rPr>
        <w:t xml:space="preserve"> z przyczyn leżących po stronie </w:t>
      </w:r>
      <w:r w:rsidR="00952340" w:rsidRPr="001F3834">
        <w:rPr>
          <w:rFonts w:cs="Calibri"/>
          <w:sz w:val="20"/>
          <w:szCs w:val="20"/>
        </w:rPr>
        <w:t>Użytkownika</w:t>
      </w:r>
      <w:r w:rsidRPr="001F3834">
        <w:rPr>
          <w:rFonts w:cs="Calibri"/>
          <w:sz w:val="20"/>
          <w:szCs w:val="20"/>
        </w:rPr>
        <w:t xml:space="preserve"> lub osoby trzeciej;</w:t>
      </w:r>
    </w:p>
    <w:p w14:paraId="76922DCB" w14:textId="7828AB62" w:rsidR="007108B4" w:rsidRPr="001F3834" w:rsidRDefault="007108B4" w:rsidP="006667F9">
      <w:pPr>
        <w:pStyle w:val="Akapitzlist"/>
        <w:numPr>
          <w:ilvl w:val="0"/>
          <w:numId w:val="32"/>
        </w:numPr>
        <w:spacing w:before="0" w:after="0"/>
        <w:jc w:val="both"/>
        <w:rPr>
          <w:rFonts w:cs="Calibri"/>
          <w:sz w:val="20"/>
          <w:szCs w:val="20"/>
        </w:rPr>
      </w:pPr>
      <w:r w:rsidRPr="001F3834">
        <w:rPr>
          <w:rFonts w:cs="Calibri"/>
          <w:sz w:val="20"/>
          <w:szCs w:val="20"/>
        </w:rPr>
        <w:t xml:space="preserve">skutki nieuprawnionej ingerencji w </w:t>
      </w:r>
      <w:r w:rsidR="00D70098" w:rsidRPr="001F3834">
        <w:rPr>
          <w:rFonts w:cs="Calibri"/>
          <w:sz w:val="20"/>
          <w:szCs w:val="20"/>
        </w:rPr>
        <w:t>Aplikację</w:t>
      </w:r>
      <w:r w:rsidR="00D37E76" w:rsidRPr="001F3834">
        <w:rPr>
          <w:rFonts w:cs="Calibri"/>
          <w:sz w:val="20"/>
          <w:szCs w:val="20"/>
        </w:rPr>
        <w:t xml:space="preserve"> </w:t>
      </w:r>
      <w:r w:rsidR="008445A9" w:rsidRPr="001F3834">
        <w:rPr>
          <w:rFonts w:cs="Calibri"/>
          <w:sz w:val="20"/>
          <w:szCs w:val="20"/>
        </w:rPr>
        <w:t xml:space="preserve">lub Schowki </w:t>
      </w:r>
      <w:r w:rsidRPr="001F3834">
        <w:rPr>
          <w:rFonts w:cs="Calibri"/>
          <w:sz w:val="20"/>
          <w:szCs w:val="20"/>
        </w:rPr>
        <w:t xml:space="preserve">przez </w:t>
      </w:r>
      <w:r w:rsidR="00D37E76" w:rsidRPr="001F3834">
        <w:rPr>
          <w:rFonts w:cs="Calibri"/>
          <w:sz w:val="20"/>
          <w:szCs w:val="20"/>
        </w:rPr>
        <w:t>Użytkownika</w:t>
      </w:r>
      <w:r w:rsidRPr="001F3834">
        <w:rPr>
          <w:rFonts w:cs="Calibri"/>
          <w:sz w:val="20"/>
          <w:szCs w:val="20"/>
        </w:rPr>
        <w:t xml:space="preserve"> lub osoby trzecie; </w:t>
      </w:r>
    </w:p>
    <w:p w14:paraId="60F3AD58" w14:textId="00A42624" w:rsidR="007108B4" w:rsidRPr="001F3834" w:rsidRDefault="007108B4" w:rsidP="006667F9">
      <w:pPr>
        <w:pStyle w:val="Akapitzlist"/>
        <w:numPr>
          <w:ilvl w:val="0"/>
          <w:numId w:val="32"/>
        </w:numPr>
        <w:spacing w:before="0" w:after="0"/>
        <w:jc w:val="both"/>
        <w:rPr>
          <w:rFonts w:cs="Calibri"/>
          <w:sz w:val="20"/>
          <w:szCs w:val="20"/>
        </w:rPr>
      </w:pPr>
      <w:r w:rsidRPr="001F3834">
        <w:rPr>
          <w:rFonts w:cs="Calibri"/>
          <w:sz w:val="20"/>
          <w:szCs w:val="20"/>
        </w:rPr>
        <w:t xml:space="preserve">utratę danych zapisanych w systemach teleinformatycznych </w:t>
      </w:r>
      <w:r w:rsidR="004D2879" w:rsidRPr="001F3834">
        <w:rPr>
          <w:rFonts w:cs="Calibri"/>
          <w:sz w:val="20"/>
          <w:szCs w:val="20"/>
        </w:rPr>
        <w:t xml:space="preserve">Operatora </w:t>
      </w:r>
      <w:r w:rsidRPr="001F3834">
        <w:rPr>
          <w:rFonts w:cs="Calibri"/>
          <w:sz w:val="20"/>
          <w:szCs w:val="20"/>
        </w:rPr>
        <w:t xml:space="preserve">z winy </w:t>
      </w:r>
      <w:r w:rsidR="004D2879" w:rsidRPr="001F3834">
        <w:rPr>
          <w:rFonts w:cs="Calibri"/>
          <w:sz w:val="20"/>
          <w:szCs w:val="20"/>
        </w:rPr>
        <w:t>Użytkownika</w:t>
      </w:r>
      <w:r w:rsidRPr="001F3834">
        <w:rPr>
          <w:rFonts w:cs="Calibri"/>
          <w:sz w:val="20"/>
          <w:szCs w:val="20"/>
        </w:rPr>
        <w:t xml:space="preserve"> lub osoby trzeciej, niezależnej od </w:t>
      </w:r>
      <w:r w:rsidR="004D2879" w:rsidRPr="001F3834">
        <w:rPr>
          <w:rFonts w:cs="Calibri"/>
          <w:sz w:val="20"/>
          <w:szCs w:val="20"/>
        </w:rPr>
        <w:t>Operatora</w:t>
      </w:r>
      <w:r w:rsidRPr="001F3834">
        <w:rPr>
          <w:rFonts w:cs="Calibri"/>
          <w:sz w:val="20"/>
          <w:szCs w:val="20"/>
        </w:rPr>
        <w:t>;</w:t>
      </w:r>
    </w:p>
    <w:p w14:paraId="7F4DF8AF" w14:textId="70FD3506" w:rsidR="007108B4" w:rsidRPr="001F3834" w:rsidRDefault="008445A9" w:rsidP="006667F9">
      <w:pPr>
        <w:pStyle w:val="Akapitzlist"/>
        <w:numPr>
          <w:ilvl w:val="0"/>
          <w:numId w:val="32"/>
        </w:numPr>
        <w:spacing w:before="0" w:after="0"/>
        <w:jc w:val="both"/>
        <w:rPr>
          <w:rFonts w:cs="Calibri"/>
          <w:sz w:val="20"/>
          <w:szCs w:val="20"/>
        </w:rPr>
      </w:pPr>
      <w:r w:rsidRPr="001F3834">
        <w:rPr>
          <w:rFonts w:cs="Calibri"/>
          <w:sz w:val="20"/>
          <w:szCs w:val="20"/>
        </w:rPr>
        <w:t xml:space="preserve">skutki </w:t>
      </w:r>
      <w:r w:rsidR="007108B4" w:rsidRPr="001F3834">
        <w:rPr>
          <w:rFonts w:cs="Calibri"/>
          <w:sz w:val="20"/>
          <w:szCs w:val="20"/>
        </w:rPr>
        <w:t>niezastosowani</w:t>
      </w:r>
      <w:r w:rsidRPr="001F3834">
        <w:rPr>
          <w:rFonts w:cs="Calibri"/>
          <w:sz w:val="20"/>
          <w:szCs w:val="20"/>
        </w:rPr>
        <w:t>a</w:t>
      </w:r>
      <w:r w:rsidR="007108B4" w:rsidRPr="001F3834">
        <w:rPr>
          <w:rFonts w:cs="Calibri"/>
          <w:sz w:val="20"/>
          <w:szCs w:val="20"/>
        </w:rPr>
        <w:t xml:space="preserve"> się przez </w:t>
      </w:r>
      <w:r w:rsidR="004D2879" w:rsidRPr="001F3834">
        <w:rPr>
          <w:rFonts w:cs="Calibri"/>
          <w:sz w:val="20"/>
          <w:szCs w:val="20"/>
        </w:rPr>
        <w:t>Użytkownika</w:t>
      </w:r>
      <w:r w:rsidR="007108B4" w:rsidRPr="001F3834">
        <w:rPr>
          <w:rFonts w:cs="Calibri"/>
          <w:sz w:val="20"/>
          <w:szCs w:val="20"/>
        </w:rPr>
        <w:t xml:space="preserve"> do wskazówek i zaleceń </w:t>
      </w:r>
      <w:r w:rsidR="004D2879" w:rsidRPr="001F3834">
        <w:rPr>
          <w:rFonts w:cs="Calibri"/>
          <w:sz w:val="20"/>
          <w:szCs w:val="20"/>
        </w:rPr>
        <w:t>Operatora</w:t>
      </w:r>
      <w:r w:rsidR="007108B4" w:rsidRPr="001F3834">
        <w:rPr>
          <w:rFonts w:cs="Calibri"/>
          <w:sz w:val="20"/>
          <w:szCs w:val="20"/>
        </w:rPr>
        <w:t>;</w:t>
      </w:r>
    </w:p>
    <w:p w14:paraId="6D4A4B1B" w14:textId="13B9511C" w:rsidR="007108B4" w:rsidRPr="001F3834" w:rsidRDefault="007108B4" w:rsidP="006667F9">
      <w:pPr>
        <w:pStyle w:val="Akapitzlist"/>
        <w:numPr>
          <w:ilvl w:val="0"/>
          <w:numId w:val="32"/>
        </w:numPr>
        <w:spacing w:before="0" w:after="0"/>
        <w:jc w:val="both"/>
        <w:rPr>
          <w:rFonts w:cs="Calibri"/>
          <w:sz w:val="20"/>
          <w:szCs w:val="20"/>
        </w:rPr>
      </w:pPr>
      <w:r w:rsidRPr="001F3834">
        <w:rPr>
          <w:rFonts w:cs="Calibri"/>
          <w:sz w:val="20"/>
          <w:szCs w:val="20"/>
        </w:rPr>
        <w:t xml:space="preserve">brak dostępu do </w:t>
      </w:r>
      <w:r w:rsidR="00D70098" w:rsidRPr="001F3834">
        <w:rPr>
          <w:rFonts w:cs="Calibri"/>
          <w:sz w:val="20"/>
          <w:szCs w:val="20"/>
        </w:rPr>
        <w:t>Aplikacji</w:t>
      </w:r>
      <w:r w:rsidRPr="001F3834">
        <w:rPr>
          <w:rFonts w:cs="Calibri"/>
          <w:sz w:val="20"/>
          <w:szCs w:val="20"/>
        </w:rPr>
        <w:t xml:space="preserve"> </w:t>
      </w:r>
      <w:r w:rsidR="008445A9" w:rsidRPr="001F3834">
        <w:rPr>
          <w:rFonts w:cs="Calibri"/>
          <w:sz w:val="20"/>
          <w:szCs w:val="20"/>
        </w:rPr>
        <w:t xml:space="preserve">lub Schowka </w:t>
      </w:r>
      <w:r w:rsidRPr="001F3834">
        <w:rPr>
          <w:rFonts w:cs="Calibri"/>
          <w:sz w:val="20"/>
          <w:szCs w:val="20"/>
        </w:rPr>
        <w:t xml:space="preserve">z winy </w:t>
      </w:r>
      <w:r w:rsidR="004D2879" w:rsidRPr="001F3834">
        <w:rPr>
          <w:rFonts w:cs="Calibri"/>
          <w:sz w:val="20"/>
          <w:szCs w:val="20"/>
        </w:rPr>
        <w:t>Użytkownika</w:t>
      </w:r>
      <w:r w:rsidRPr="001F3834">
        <w:rPr>
          <w:rFonts w:cs="Calibri"/>
          <w:sz w:val="20"/>
          <w:szCs w:val="20"/>
        </w:rPr>
        <w:t>;</w:t>
      </w:r>
    </w:p>
    <w:p w14:paraId="47696322" w14:textId="26B721E1" w:rsidR="00D96FAD" w:rsidRPr="001F3834" w:rsidRDefault="00D96FAD" w:rsidP="006667F9">
      <w:pPr>
        <w:pStyle w:val="Akapitzlist"/>
        <w:numPr>
          <w:ilvl w:val="0"/>
          <w:numId w:val="32"/>
        </w:numPr>
        <w:spacing w:before="0" w:after="0"/>
        <w:jc w:val="both"/>
        <w:rPr>
          <w:rFonts w:cs="Calibri"/>
          <w:sz w:val="20"/>
          <w:szCs w:val="20"/>
        </w:rPr>
      </w:pPr>
      <w:r w:rsidRPr="001F3834">
        <w:rPr>
          <w:rFonts w:cs="Calibri"/>
          <w:sz w:val="20"/>
          <w:szCs w:val="20"/>
        </w:rPr>
        <w:t>zabezpieczenie ruchomości znajdujących się w Schowku;</w:t>
      </w:r>
    </w:p>
    <w:p w14:paraId="5A9B6AD6" w14:textId="15195114" w:rsidR="00D96FAD" w:rsidRPr="001F3834" w:rsidRDefault="00D96FAD" w:rsidP="006667F9">
      <w:pPr>
        <w:pStyle w:val="Akapitzlist"/>
        <w:numPr>
          <w:ilvl w:val="0"/>
          <w:numId w:val="32"/>
        </w:numPr>
        <w:spacing w:before="0" w:after="0"/>
        <w:jc w:val="both"/>
        <w:rPr>
          <w:rFonts w:cs="Calibri"/>
          <w:sz w:val="20"/>
          <w:szCs w:val="20"/>
        </w:rPr>
      </w:pPr>
      <w:r w:rsidRPr="001F3834">
        <w:rPr>
          <w:rFonts w:cs="Calibri"/>
          <w:sz w:val="20"/>
          <w:szCs w:val="20"/>
        </w:rPr>
        <w:t>utratę lub zniszczenie ruchomości znajdujących się w Schowku;</w:t>
      </w:r>
    </w:p>
    <w:p w14:paraId="07481CF9" w14:textId="77702743" w:rsidR="00C41B8E" w:rsidRPr="001F3834" w:rsidRDefault="00403FB0" w:rsidP="006667F9">
      <w:pPr>
        <w:pStyle w:val="Akapitzlist"/>
        <w:numPr>
          <w:ilvl w:val="0"/>
          <w:numId w:val="32"/>
        </w:numPr>
        <w:spacing w:before="0" w:after="0"/>
        <w:jc w:val="both"/>
        <w:rPr>
          <w:rFonts w:cs="Calibri"/>
          <w:sz w:val="20"/>
          <w:szCs w:val="20"/>
        </w:rPr>
      </w:pPr>
      <w:r w:rsidRPr="001F3834">
        <w:rPr>
          <w:rFonts w:cs="Calibri"/>
          <w:sz w:val="20"/>
          <w:szCs w:val="20"/>
        </w:rPr>
        <w:t>działania ubezpieczycieli, w szczególności polegające na odmowie zawarcia umowy ubezpieczenia lub wypłaty odszkodowania w ramach zawartej umowy ubezpieczenia;</w:t>
      </w:r>
    </w:p>
    <w:p w14:paraId="576E0DC3" w14:textId="4AA3AD0A" w:rsidR="00DC39DD" w:rsidRPr="001F3834" w:rsidRDefault="000A1D36" w:rsidP="006667F9">
      <w:pPr>
        <w:pStyle w:val="Akapitzlist"/>
        <w:numPr>
          <w:ilvl w:val="0"/>
          <w:numId w:val="32"/>
        </w:numPr>
        <w:spacing w:before="0" w:after="0"/>
        <w:jc w:val="both"/>
        <w:rPr>
          <w:rFonts w:cs="Calibri"/>
          <w:sz w:val="20"/>
          <w:szCs w:val="20"/>
        </w:rPr>
      </w:pPr>
      <w:r w:rsidRPr="001F3834">
        <w:rPr>
          <w:rFonts w:cs="Calibri"/>
          <w:sz w:val="20"/>
          <w:szCs w:val="20"/>
        </w:rPr>
        <w:t xml:space="preserve">problemy techniczne związane z </w:t>
      </w:r>
      <w:r w:rsidR="00D96FAD" w:rsidRPr="001F3834">
        <w:rPr>
          <w:rFonts w:cs="Calibri"/>
          <w:sz w:val="20"/>
          <w:szCs w:val="20"/>
        </w:rPr>
        <w:t xml:space="preserve">korzystaniem z Aplikacji, w tym </w:t>
      </w:r>
      <w:r w:rsidRPr="001F3834">
        <w:rPr>
          <w:rFonts w:cs="Calibri"/>
          <w:sz w:val="20"/>
          <w:szCs w:val="20"/>
        </w:rPr>
        <w:t xml:space="preserve">doładowaniem konta Użytkownika lub pobraniem </w:t>
      </w:r>
      <w:r w:rsidR="0056389F" w:rsidRPr="001F3834">
        <w:rPr>
          <w:rFonts w:cs="Calibri"/>
          <w:sz w:val="20"/>
          <w:szCs w:val="20"/>
        </w:rPr>
        <w:t>środków pieniężnych z karty płatniczej  z przyczyn leżących po stronie osób trzecich, w szczególności operatorów płatności;</w:t>
      </w:r>
    </w:p>
    <w:p w14:paraId="56303CA0" w14:textId="4CF2F88B" w:rsidR="007108B4" w:rsidRPr="001F3834" w:rsidRDefault="008445A9" w:rsidP="006667F9">
      <w:pPr>
        <w:pStyle w:val="Akapitzlist"/>
        <w:numPr>
          <w:ilvl w:val="0"/>
          <w:numId w:val="32"/>
        </w:numPr>
        <w:spacing w:before="0" w:after="0"/>
        <w:jc w:val="both"/>
        <w:rPr>
          <w:rFonts w:cs="Calibri"/>
          <w:sz w:val="20"/>
          <w:szCs w:val="20"/>
        </w:rPr>
      </w:pPr>
      <w:r w:rsidRPr="001F3834">
        <w:rPr>
          <w:rFonts w:cs="Calibri"/>
          <w:sz w:val="20"/>
          <w:szCs w:val="20"/>
        </w:rPr>
        <w:t xml:space="preserve">skutki </w:t>
      </w:r>
      <w:r w:rsidR="007108B4" w:rsidRPr="001F3834">
        <w:rPr>
          <w:rFonts w:cs="Calibri"/>
          <w:sz w:val="20"/>
          <w:szCs w:val="20"/>
        </w:rPr>
        <w:t>nieprzestrzegani</w:t>
      </w:r>
      <w:r w:rsidRPr="001F3834">
        <w:rPr>
          <w:rFonts w:cs="Calibri"/>
          <w:sz w:val="20"/>
          <w:szCs w:val="20"/>
        </w:rPr>
        <w:t>a</w:t>
      </w:r>
      <w:r w:rsidR="007108B4" w:rsidRPr="001F3834">
        <w:rPr>
          <w:rFonts w:cs="Calibri"/>
          <w:sz w:val="20"/>
          <w:szCs w:val="20"/>
        </w:rPr>
        <w:t xml:space="preserve"> przez </w:t>
      </w:r>
      <w:r w:rsidR="004D2879" w:rsidRPr="001F3834">
        <w:rPr>
          <w:rFonts w:cs="Calibri"/>
          <w:sz w:val="20"/>
          <w:szCs w:val="20"/>
        </w:rPr>
        <w:t>Użytkownika</w:t>
      </w:r>
      <w:r w:rsidR="007108B4" w:rsidRPr="001F3834">
        <w:rPr>
          <w:rFonts w:cs="Calibri"/>
          <w:sz w:val="20"/>
          <w:szCs w:val="20"/>
        </w:rPr>
        <w:t xml:space="preserve"> postanowień Regulaminu;</w:t>
      </w:r>
    </w:p>
    <w:p w14:paraId="13929CAC" w14:textId="416B2A64" w:rsidR="007108B4" w:rsidRPr="001F3834" w:rsidRDefault="00165FE4" w:rsidP="006667F9">
      <w:pPr>
        <w:pStyle w:val="Akapitzlist"/>
        <w:numPr>
          <w:ilvl w:val="0"/>
          <w:numId w:val="32"/>
        </w:numPr>
        <w:spacing w:before="0" w:after="0"/>
        <w:jc w:val="both"/>
        <w:rPr>
          <w:rFonts w:cs="Calibri"/>
          <w:sz w:val="20"/>
          <w:szCs w:val="20"/>
        </w:rPr>
      </w:pPr>
      <w:r w:rsidRPr="001F3834">
        <w:rPr>
          <w:rFonts w:cs="Calibri"/>
          <w:sz w:val="20"/>
          <w:szCs w:val="20"/>
        </w:rPr>
        <w:t xml:space="preserve">skutki </w:t>
      </w:r>
      <w:r w:rsidR="007108B4" w:rsidRPr="001F3834">
        <w:rPr>
          <w:rFonts w:cs="Calibri"/>
          <w:sz w:val="20"/>
          <w:szCs w:val="20"/>
        </w:rPr>
        <w:t>korzystani</w:t>
      </w:r>
      <w:r w:rsidRPr="001F3834">
        <w:rPr>
          <w:rFonts w:cs="Calibri"/>
          <w:sz w:val="20"/>
          <w:szCs w:val="20"/>
        </w:rPr>
        <w:t>a</w:t>
      </w:r>
      <w:r w:rsidR="007108B4" w:rsidRPr="001F3834">
        <w:rPr>
          <w:rFonts w:cs="Calibri"/>
          <w:sz w:val="20"/>
          <w:szCs w:val="20"/>
        </w:rPr>
        <w:t xml:space="preserve"> przez </w:t>
      </w:r>
      <w:r w:rsidR="004D2879" w:rsidRPr="001F3834">
        <w:rPr>
          <w:rFonts w:cs="Calibri"/>
          <w:sz w:val="20"/>
          <w:szCs w:val="20"/>
        </w:rPr>
        <w:t>Użytkownika</w:t>
      </w:r>
      <w:r w:rsidR="007108B4" w:rsidRPr="001F3834">
        <w:rPr>
          <w:rFonts w:cs="Calibri"/>
          <w:sz w:val="20"/>
          <w:szCs w:val="20"/>
        </w:rPr>
        <w:t xml:space="preserve"> z </w:t>
      </w:r>
      <w:r w:rsidRPr="001F3834">
        <w:rPr>
          <w:rFonts w:cs="Calibri"/>
          <w:sz w:val="20"/>
          <w:szCs w:val="20"/>
        </w:rPr>
        <w:t>Aplikacji</w:t>
      </w:r>
      <w:r w:rsidR="004D2879" w:rsidRPr="001F3834">
        <w:rPr>
          <w:rFonts w:cs="Calibri"/>
          <w:sz w:val="20"/>
          <w:szCs w:val="20"/>
        </w:rPr>
        <w:t xml:space="preserve"> lub </w:t>
      </w:r>
      <w:r w:rsidRPr="001F3834">
        <w:rPr>
          <w:rFonts w:cs="Calibri"/>
          <w:sz w:val="20"/>
          <w:szCs w:val="20"/>
        </w:rPr>
        <w:t>Schowka</w:t>
      </w:r>
      <w:r w:rsidR="007108B4" w:rsidRPr="001F3834">
        <w:rPr>
          <w:rFonts w:cs="Calibri"/>
          <w:sz w:val="20"/>
          <w:szCs w:val="20"/>
        </w:rPr>
        <w:t xml:space="preserve"> z naruszeniem przepisów prawa</w:t>
      </w:r>
      <w:r w:rsidRPr="001F3834">
        <w:rPr>
          <w:rFonts w:cs="Calibri"/>
          <w:sz w:val="20"/>
          <w:szCs w:val="20"/>
        </w:rPr>
        <w:t xml:space="preserve"> lub Regulaminu</w:t>
      </w:r>
      <w:r w:rsidR="007108B4" w:rsidRPr="001F3834">
        <w:rPr>
          <w:rFonts w:cs="Calibri"/>
          <w:sz w:val="20"/>
          <w:szCs w:val="20"/>
        </w:rPr>
        <w:t>;</w:t>
      </w:r>
    </w:p>
    <w:p w14:paraId="7A911E17" w14:textId="77777777" w:rsidR="007108B4" w:rsidRPr="001F3834" w:rsidRDefault="007108B4" w:rsidP="006667F9">
      <w:pPr>
        <w:pStyle w:val="Akapitzlist"/>
        <w:numPr>
          <w:ilvl w:val="0"/>
          <w:numId w:val="32"/>
        </w:numPr>
        <w:spacing w:before="0" w:after="0"/>
        <w:jc w:val="both"/>
        <w:rPr>
          <w:rFonts w:cs="Calibri"/>
          <w:sz w:val="20"/>
          <w:szCs w:val="20"/>
        </w:rPr>
      </w:pPr>
      <w:r w:rsidRPr="001F3834">
        <w:rPr>
          <w:rFonts w:cs="Calibri"/>
          <w:sz w:val="20"/>
          <w:szCs w:val="20"/>
        </w:rPr>
        <w:t>podanie niepełnych, nieprawdziwych lub niezgodnych ze stanem rzeczywistym danych osobowych, w tym danych kontaktowych;</w:t>
      </w:r>
    </w:p>
    <w:p w14:paraId="2C3C4D9F" w14:textId="77777777" w:rsidR="007108B4" w:rsidRPr="001F3834" w:rsidRDefault="007108B4" w:rsidP="006667F9">
      <w:pPr>
        <w:pStyle w:val="Akapitzlist"/>
        <w:numPr>
          <w:ilvl w:val="0"/>
          <w:numId w:val="32"/>
        </w:numPr>
        <w:spacing w:before="0" w:after="0"/>
        <w:jc w:val="both"/>
        <w:rPr>
          <w:rFonts w:cs="Calibri"/>
          <w:sz w:val="20"/>
          <w:szCs w:val="20"/>
        </w:rPr>
      </w:pPr>
      <w:r w:rsidRPr="001F3834">
        <w:rPr>
          <w:rFonts w:cs="Calibri"/>
          <w:sz w:val="20"/>
          <w:szCs w:val="20"/>
        </w:rPr>
        <w:t>skutki siły wyższej.</w:t>
      </w:r>
    </w:p>
    <w:p w14:paraId="61219640" w14:textId="63819B77" w:rsidR="002E6392" w:rsidRPr="001F3834" w:rsidRDefault="009D1809" w:rsidP="006667F9">
      <w:pPr>
        <w:pStyle w:val="Akapitzlist"/>
        <w:numPr>
          <w:ilvl w:val="1"/>
          <w:numId w:val="31"/>
        </w:numPr>
        <w:spacing w:before="0" w:after="0"/>
        <w:ind w:left="284" w:hanging="284"/>
        <w:jc w:val="both"/>
        <w:rPr>
          <w:rFonts w:cs="Calibri"/>
          <w:sz w:val="20"/>
          <w:szCs w:val="20"/>
        </w:rPr>
      </w:pPr>
      <w:r w:rsidRPr="001F3834">
        <w:rPr>
          <w:rFonts w:cs="Calibri"/>
          <w:sz w:val="20"/>
          <w:szCs w:val="20"/>
        </w:rPr>
        <w:t>Operator</w:t>
      </w:r>
      <w:r w:rsidR="002E6392" w:rsidRPr="001F3834">
        <w:rPr>
          <w:rFonts w:cs="Calibri"/>
          <w:sz w:val="20"/>
          <w:szCs w:val="20"/>
        </w:rPr>
        <w:t xml:space="preserve"> nie ponosi odpowiedzialności za utracone korzyści — odpowiedzialność Operatora może dotyczyć co najwyżej straty rzeczywistej. </w:t>
      </w:r>
    </w:p>
    <w:p w14:paraId="4F3843E8" w14:textId="1672983E" w:rsidR="00AA0A54" w:rsidRPr="001F3834" w:rsidRDefault="009D1809" w:rsidP="006667F9">
      <w:pPr>
        <w:pStyle w:val="Akapitzlist"/>
        <w:numPr>
          <w:ilvl w:val="1"/>
          <w:numId w:val="31"/>
        </w:numPr>
        <w:spacing w:before="0" w:after="0"/>
        <w:ind w:left="284" w:hanging="284"/>
        <w:jc w:val="both"/>
        <w:rPr>
          <w:rFonts w:cs="Calibri"/>
          <w:sz w:val="20"/>
          <w:szCs w:val="20"/>
        </w:rPr>
      </w:pPr>
      <w:r w:rsidRPr="001F3834">
        <w:rPr>
          <w:rFonts w:cs="Calibri"/>
          <w:sz w:val="20"/>
          <w:szCs w:val="20"/>
        </w:rPr>
        <w:t>Operator</w:t>
      </w:r>
      <w:r w:rsidR="00AA0A54" w:rsidRPr="001F3834">
        <w:rPr>
          <w:rFonts w:cs="Calibri"/>
          <w:sz w:val="20"/>
          <w:szCs w:val="20"/>
        </w:rPr>
        <w:t xml:space="preserve"> nie ponosi odpowiedzialności za dostawców zewnętrznych technologii</w:t>
      </w:r>
      <w:r w:rsidR="00BF1C09" w:rsidRPr="001F3834">
        <w:rPr>
          <w:rFonts w:cs="Calibri"/>
          <w:sz w:val="20"/>
          <w:szCs w:val="20"/>
        </w:rPr>
        <w:t>, urządzeń, usług etc.</w:t>
      </w:r>
      <w:r w:rsidR="00AA0A54" w:rsidRPr="001F3834">
        <w:rPr>
          <w:rFonts w:cs="Calibri"/>
          <w:sz w:val="20"/>
          <w:szCs w:val="20"/>
        </w:rPr>
        <w:t>.</w:t>
      </w:r>
    </w:p>
    <w:p w14:paraId="207A8A94" w14:textId="4821C5DA" w:rsidR="007108B4" w:rsidRPr="001F3834" w:rsidRDefault="007108B4" w:rsidP="006667F9">
      <w:pPr>
        <w:pStyle w:val="Akapitzlist"/>
        <w:numPr>
          <w:ilvl w:val="1"/>
          <w:numId w:val="31"/>
        </w:numPr>
        <w:spacing w:before="0" w:after="0"/>
        <w:ind w:left="284" w:hanging="284"/>
        <w:jc w:val="both"/>
        <w:rPr>
          <w:rFonts w:cs="Calibri"/>
          <w:sz w:val="20"/>
          <w:szCs w:val="20"/>
        </w:rPr>
      </w:pPr>
      <w:r w:rsidRPr="001F3834">
        <w:rPr>
          <w:rFonts w:cs="Calibri"/>
          <w:sz w:val="20"/>
          <w:szCs w:val="20"/>
        </w:rPr>
        <w:t xml:space="preserve">W każdym przypadku odpowiedzialność </w:t>
      </w:r>
      <w:r w:rsidR="002E6392" w:rsidRPr="001F3834">
        <w:rPr>
          <w:rFonts w:cs="Calibri"/>
          <w:sz w:val="20"/>
          <w:szCs w:val="20"/>
        </w:rPr>
        <w:t xml:space="preserve">Operatora </w:t>
      </w:r>
      <w:r w:rsidRPr="001F3834">
        <w:rPr>
          <w:rFonts w:cs="Calibri"/>
          <w:sz w:val="20"/>
          <w:szCs w:val="20"/>
        </w:rPr>
        <w:t xml:space="preserve">wobec </w:t>
      </w:r>
      <w:r w:rsidR="002E6392" w:rsidRPr="001F3834">
        <w:rPr>
          <w:rFonts w:cs="Calibri"/>
          <w:sz w:val="20"/>
          <w:szCs w:val="20"/>
        </w:rPr>
        <w:t>Użytkownika</w:t>
      </w:r>
      <w:r w:rsidRPr="001F3834">
        <w:rPr>
          <w:rFonts w:cs="Calibri"/>
          <w:sz w:val="20"/>
          <w:szCs w:val="20"/>
        </w:rPr>
        <w:t xml:space="preserve"> z tytułu odpowiedzialności odszkodowawczej jest ograniczona do wysokości </w:t>
      </w:r>
      <w:r w:rsidR="00E94A23" w:rsidRPr="001F3834">
        <w:rPr>
          <w:rFonts w:cs="Calibri"/>
          <w:sz w:val="20"/>
          <w:szCs w:val="20"/>
        </w:rPr>
        <w:t>Opłaty Czynszowej otrzymanej w ramach Umowy Najmu</w:t>
      </w:r>
      <w:r w:rsidRPr="001F3834">
        <w:rPr>
          <w:rFonts w:cs="Calibri"/>
          <w:sz w:val="20"/>
          <w:szCs w:val="20"/>
        </w:rPr>
        <w:t>,</w:t>
      </w:r>
      <w:r w:rsidR="00CC2074" w:rsidRPr="001F3834">
        <w:rPr>
          <w:rFonts w:cs="Calibri"/>
          <w:sz w:val="20"/>
          <w:szCs w:val="20"/>
        </w:rPr>
        <w:t xml:space="preserve"> </w:t>
      </w:r>
      <w:r w:rsidR="009D1663" w:rsidRPr="001F3834">
        <w:rPr>
          <w:rFonts w:cs="Calibri"/>
          <w:sz w:val="20"/>
          <w:szCs w:val="20"/>
        </w:rPr>
        <w:t>natomiast w przypadku Umowy o Usługi Elektroniczne łączna odpowiedzialność jest ograniczona</w:t>
      </w:r>
      <w:r w:rsidRPr="001F3834">
        <w:rPr>
          <w:rFonts w:cs="Calibri"/>
          <w:sz w:val="20"/>
          <w:szCs w:val="20"/>
        </w:rPr>
        <w:t xml:space="preserve"> do kwoty </w:t>
      </w:r>
      <w:r w:rsidR="00960727">
        <w:rPr>
          <w:rFonts w:cs="Calibri"/>
          <w:sz w:val="20"/>
          <w:szCs w:val="20"/>
        </w:rPr>
        <w:t>100</w:t>
      </w:r>
      <w:r w:rsidR="008A27DE" w:rsidRPr="001F3834">
        <w:rPr>
          <w:rFonts w:cs="Calibri"/>
          <w:sz w:val="20"/>
          <w:szCs w:val="20"/>
        </w:rPr>
        <w:t xml:space="preserve"> </w:t>
      </w:r>
      <w:r w:rsidRPr="001F3834">
        <w:rPr>
          <w:rFonts w:cs="Calibri"/>
          <w:sz w:val="20"/>
          <w:szCs w:val="20"/>
        </w:rPr>
        <w:t xml:space="preserve">zł (słownie: </w:t>
      </w:r>
      <w:r w:rsidR="00960727">
        <w:rPr>
          <w:rFonts w:cs="Calibri"/>
          <w:sz w:val="20"/>
          <w:szCs w:val="20"/>
        </w:rPr>
        <w:t>sto</w:t>
      </w:r>
      <w:r w:rsidR="008A27DE" w:rsidRPr="001F3834">
        <w:rPr>
          <w:rFonts w:cs="Calibri"/>
          <w:sz w:val="20"/>
          <w:szCs w:val="20"/>
        </w:rPr>
        <w:t xml:space="preserve"> </w:t>
      </w:r>
      <w:r w:rsidRPr="001F3834">
        <w:rPr>
          <w:rFonts w:cs="Calibri"/>
          <w:sz w:val="20"/>
          <w:szCs w:val="20"/>
        </w:rPr>
        <w:t xml:space="preserve">złotych 00/100). </w:t>
      </w:r>
    </w:p>
    <w:p w14:paraId="182323FD" w14:textId="2035C537" w:rsidR="007108B4" w:rsidRPr="001F3834" w:rsidRDefault="007108B4" w:rsidP="006667F9">
      <w:pPr>
        <w:pStyle w:val="Akapitzlist"/>
        <w:numPr>
          <w:ilvl w:val="1"/>
          <w:numId w:val="31"/>
        </w:numPr>
        <w:spacing w:before="0" w:after="0"/>
        <w:ind w:left="284" w:hanging="284"/>
        <w:jc w:val="both"/>
        <w:rPr>
          <w:rFonts w:cs="Calibri"/>
          <w:sz w:val="20"/>
          <w:szCs w:val="20"/>
        </w:rPr>
      </w:pPr>
      <w:r w:rsidRPr="001F3834">
        <w:rPr>
          <w:rFonts w:cs="Calibri"/>
          <w:sz w:val="20"/>
          <w:szCs w:val="20"/>
        </w:rPr>
        <w:t xml:space="preserve">Ograniczenia i wyłączenia odpowiedzialności przewidziane </w:t>
      </w:r>
      <w:r w:rsidR="00137E25" w:rsidRPr="001F3834">
        <w:rPr>
          <w:rFonts w:cs="Calibri"/>
          <w:sz w:val="20"/>
          <w:szCs w:val="20"/>
        </w:rPr>
        <w:t>w Regulaminie</w:t>
      </w:r>
      <w:r w:rsidR="0069173D" w:rsidRPr="001F3834">
        <w:rPr>
          <w:rFonts w:cs="Calibri"/>
          <w:sz w:val="20"/>
          <w:szCs w:val="20"/>
        </w:rPr>
        <w:t xml:space="preserve"> nie dotyczą szkody, wobec której zgodnie z obowiązującymi przepisami prawa </w:t>
      </w:r>
      <w:r w:rsidR="00D1263B" w:rsidRPr="001F3834">
        <w:rPr>
          <w:rFonts w:cs="Calibri"/>
          <w:sz w:val="20"/>
          <w:szCs w:val="20"/>
        </w:rPr>
        <w:t xml:space="preserve">nie można wyłączyć lub ograniczyć odpowiedzialności, w szczególności szkody wyrządzonej umyślnie. </w:t>
      </w:r>
      <w:r w:rsidRPr="001F3834">
        <w:rPr>
          <w:rFonts w:cs="Calibri"/>
          <w:sz w:val="20"/>
          <w:szCs w:val="20"/>
        </w:rPr>
        <w:t xml:space="preserve"> </w:t>
      </w:r>
    </w:p>
    <w:p w14:paraId="2215A26C" w14:textId="77777777" w:rsidR="007108B4" w:rsidRPr="001F3834" w:rsidRDefault="007108B4" w:rsidP="00F30784">
      <w:pPr>
        <w:spacing w:line="276" w:lineRule="auto"/>
        <w:jc w:val="center"/>
        <w:rPr>
          <w:rFonts w:asciiTheme="majorHAnsi" w:hAnsiTheme="majorHAnsi" w:cs="Calibri"/>
          <w:b/>
          <w:sz w:val="20"/>
          <w:szCs w:val="20"/>
        </w:rPr>
      </w:pPr>
    </w:p>
    <w:p w14:paraId="3324F8A2" w14:textId="36240DFD" w:rsidR="00AF5DC6" w:rsidRPr="001F3834" w:rsidRDefault="00320F63"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2</w:t>
      </w:r>
      <w:r w:rsidR="00D1263B" w:rsidRPr="001F3834">
        <w:rPr>
          <w:rFonts w:asciiTheme="majorHAnsi" w:hAnsiTheme="majorHAnsi" w:cs="Calibri"/>
          <w:b/>
          <w:sz w:val="20"/>
          <w:szCs w:val="20"/>
        </w:rPr>
        <w:t>9</w:t>
      </w:r>
      <w:r w:rsidRPr="001F3834">
        <w:rPr>
          <w:rFonts w:asciiTheme="majorHAnsi" w:hAnsiTheme="majorHAnsi" w:cs="Calibri"/>
          <w:b/>
          <w:sz w:val="20"/>
          <w:szCs w:val="20"/>
        </w:rPr>
        <w:t xml:space="preserve">. </w:t>
      </w:r>
    </w:p>
    <w:p w14:paraId="78E38EF2" w14:textId="5FE2449F" w:rsidR="00320F63" w:rsidRPr="001F3834" w:rsidRDefault="00320F63"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Odpowie</w:t>
      </w:r>
      <w:r w:rsidR="002C2943" w:rsidRPr="001F3834">
        <w:rPr>
          <w:rFonts w:asciiTheme="majorHAnsi" w:hAnsiTheme="majorHAnsi" w:cs="Calibri"/>
          <w:b/>
          <w:sz w:val="20"/>
          <w:szCs w:val="20"/>
        </w:rPr>
        <w:t xml:space="preserve">dzialność Użytkownika </w:t>
      </w:r>
    </w:p>
    <w:p w14:paraId="7C02DC21" w14:textId="4CBBDD49" w:rsidR="00B55698" w:rsidRPr="001F3834" w:rsidRDefault="00B55698" w:rsidP="006667F9">
      <w:pPr>
        <w:pStyle w:val="Akapitzlist"/>
        <w:numPr>
          <w:ilvl w:val="1"/>
          <w:numId w:val="39"/>
        </w:numPr>
        <w:spacing w:before="0" w:after="0"/>
        <w:ind w:left="426"/>
        <w:jc w:val="both"/>
        <w:rPr>
          <w:rFonts w:cs="Calibri"/>
          <w:sz w:val="20"/>
          <w:szCs w:val="20"/>
        </w:rPr>
      </w:pPr>
      <w:r w:rsidRPr="001F3834">
        <w:rPr>
          <w:rFonts w:cstheme="minorHAnsi"/>
          <w:sz w:val="20"/>
          <w:szCs w:val="20"/>
        </w:rPr>
        <w:t>Użytkownik ponosi odpowiedzialność</w:t>
      </w:r>
      <w:r w:rsidRPr="001F3834">
        <w:rPr>
          <w:rFonts w:cs="Calibri"/>
          <w:sz w:val="20"/>
          <w:szCs w:val="20"/>
        </w:rPr>
        <w:t xml:space="preserve"> wobec </w:t>
      </w:r>
      <w:r w:rsidR="00A14363" w:rsidRPr="001F3834">
        <w:rPr>
          <w:rFonts w:cs="Calibri"/>
          <w:sz w:val="20"/>
          <w:szCs w:val="20"/>
        </w:rPr>
        <w:t xml:space="preserve">Operatora </w:t>
      </w:r>
      <w:r w:rsidRPr="001F3834">
        <w:rPr>
          <w:rFonts w:cs="Calibri"/>
          <w:sz w:val="20"/>
          <w:szCs w:val="20"/>
        </w:rPr>
        <w:t xml:space="preserve">na zasadach ogólnych prawa cywilnego, </w:t>
      </w:r>
      <w:r w:rsidR="00D67E91" w:rsidRPr="001F3834">
        <w:rPr>
          <w:rFonts w:cs="Calibri"/>
          <w:sz w:val="20"/>
          <w:szCs w:val="20"/>
        </w:rPr>
        <w:t>w tym</w:t>
      </w:r>
      <w:r w:rsidRPr="001F3834">
        <w:rPr>
          <w:rFonts w:cs="Calibri"/>
          <w:sz w:val="20"/>
          <w:szCs w:val="20"/>
        </w:rPr>
        <w:t xml:space="preserve"> ponosi odpowiedzialność również za działania osób trzecich, z którymi wykonuje Umowę, lub którym powierza wykonanie Umowy w całości lub w części, jak za swoje działania. </w:t>
      </w:r>
    </w:p>
    <w:p w14:paraId="0BE2B7CE" w14:textId="5E250E0A" w:rsidR="00DF5160" w:rsidRPr="001F3834" w:rsidRDefault="00DF5160" w:rsidP="006667F9">
      <w:pPr>
        <w:pStyle w:val="Akapitzlist"/>
        <w:numPr>
          <w:ilvl w:val="1"/>
          <w:numId w:val="39"/>
        </w:numPr>
        <w:spacing w:before="0" w:after="0"/>
        <w:ind w:left="426"/>
        <w:jc w:val="both"/>
        <w:rPr>
          <w:rFonts w:cs="Calibri"/>
          <w:sz w:val="20"/>
          <w:szCs w:val="20"/>
        </w:rPr>
      </w:pPr>
      <w:bookmarkStart w:id="3" w:name="_Hlk83927234"/>
      <w:r w:rsidRPr="001F3834">
        <w:rPr>
          <w:rFonts w:cs="Calibri"/>
          <w:sz w:val="20"/>
          <w:szCs w:val="20"/>
        </w:rPr>
        <w:t>Użytkownik w szczególności ponosi odpowiedzialność wobec Operatora za:</w:t>
      </w:r>
    </w:p>
    <w:p w14:paraId="2211E2D5" w14:textId="26C9B23B" w:rsidR="00DF5160" w:rsidRPr="001F3834" w:rsidRDefault="00FA002F" w:rsidP="006667F9">
      <w:pPr>
        <w:pStyle w:val="Akapitzlist"/>
        <w:numPr>
          <w:ilvl w:val="0"/>
          <w:numId w:val="40"/>
        </w:numPr>
        <w:spacing w:before="0" w:after="0"/>
        <w:ind w:left="851"/>
        <w:jc w:val="both"/>
        <w:rPr>
          <w:rFonts w:cs="Calibri"/>
          <w:sz w:val="20"/>
          <w:szCs w:val="20"/>
        </w:rPr>
      </w:pPr>
      <w:r w:rsidRPr="001F3834">
        <w:rPr>
          <w:rFonts w:cs="Calibri"/>
          <w:sz w:val="20"/>
          <w:szCs w:val="20"/>
        </w:rPr>
        <w:t>k</w:t>
      </w:r>
      <w:r w:rsidR="00FD6DCA" w:rsidRPr="001F3834">
        <w:rPr>
          <w:rFonts w:cs="Calibri"/>
          <w:sz w:val="20"/>
          <w:szCs w:val="20"/>
        </w:rPr>
        <w:t xml:space="preserve">orzystanie z </w:t>
      </w:r>
      <w:r w:rsidR="00D70098" w:rsidRPr="001F3834">
        <w:rPr>
          <w:rFonts w:cs="Calibri"/>
          <w:sz w:val="20"/>
          <w:szCs w:val="20"/>
        </w:rPr>
        <w:t>Aplikacji</w:t>
      </w:r>
      <w:r w:rsidR="00FD6DCA" w:rsidRPr="001F3834">
        <w:rPr>
          <w:rFonts w:cs="Calibri"/>
          <w:sz w:val="20"/>
          <w:szCs w:val="20"/>
        </w:rPr>
        <w:t xml:space="preserve"> </w:t>
      </w:r>
      <w:r w:rsidR="00C957E2" w:rsidRPr="001F3834">
        <w:rPr>
          <w:rFonts w:cs="Calibri"/>
          <w:sz w:val="20"/>
          <w:szCs w:val="20"/>
        </w:rPr>
        <w:t xml:space="preserve">lub Schowków </w:t>
      </w:r>
      <w:r w:rsidR="00FD6DCA" w:rsidRPr="001F3834">
        <w:rPr>
          <w:rFonts w:cs="Calibri"/>
          <w:sz w:val="20"/>
          <w:szCs w:val="20"/>
        </w:rPr>
        <w:t xml:space="preserve">niezgodnie z Regulaminem, w szczególności poprzez </w:t>
      </w:r>
      <w:r w:rsidR="002D1181" w:rsidRPr="001F3834">
        <w:rPr>
          <w:rFonts w:cs="Calibri"/>
          <w:sz w:val="20"/>
          <w:szCs w:val="20"/>
        </w:rPr>
        <w:t xml:space="preserve">wykorzystywanie do celów niezgodnych z </w:t>
      </w:r>
      <w:r w:rsidR="006E78E8" w:rsidRPr="001F3834">
        <w:rPr>
          <w:rFonts w:cs="Calibri"/>
          <w:sz w:val="20"/>
          <w:szCs w:val="20"/>
        </w:rPr>
        <w:t>prawem</w:t>
      </w:r>
      <w:bookmarkEnd w:id="3"/>
      <w:r w:rsidR="002D1181" w:rsidRPr="001F3834">
        <w:rPr>
          <w:rFonts w:cs="Calibri"/>
          <w:sz w:val="20"/>
          <w:szCs w:val="20"/>
        </w:rPr>
        <w:t>;</w:t>
      </w:r>
    </w:p>
    <w:p w14:paraId="3B8BA9D2" w14:textId="3464ABA3" w:rsidR="002D1181" w:rsidRPr="001F3834" w:rsidRDefault="00FA002F" w:rsidP="006667F9">
      <w:pPr>
        <w:pStyle w:val="Akapitzlist"/>
        <w:numPr>
          <w:ilvl w:val="0"/>
          <w:numId w:val="40"/>
        </w:numPr>
        <w:spacing w:before="0" w:after="0"/>
        <w:ind w:left="851"/>
        <w:jc w:val="both"/>
        <w:rPr>
          <w:rFonts w:cs="Calibri"/>
          <w:sz w:val="20"/>
          <w:szCs w:val="20"/>
        </w:rPr>
      </w:pPr>
      <w:r w:rsidRPr="001F3834">
        <w:rPr>
          <w:rFonts w:cs="Calibri"/>
          <w:sz w:val="20"/>
          <w:szCs w:val="20"/>
        </w:rPr>
        <w:t>p</w:t>
      </w:r>
      <w:r w:rsidR="002D1181" w:rsidRPr="001F3834">
        <w:rPr>
          <w:rFonts w:cs="Calibri"/>
          <w:sz w:val="20"/>
          <w:szCs w:val="20"/>
        </w:rPr>
        <w:t xml:space="preserve">rowadzenie działalności bezprawnej z użyciem </w:t>
      </w:r>
      <w:r w:rsidR="00D70098" w:rsidRPr="001F3834">
        <w:rPr>
          <w:rFonts w:cs="Calibri"/>
          <w:sz w:val="20"/>
          <w:szCs w:val="20"/>
        </w:rPr>
        <w:t>Aplikacji</w:t>
      </w:r>
      <w:r w:rsidR="00C41B8E" w:rsidRPr="001F3834">
        <w:rPr>
          <w:rFonts w:cs="Calibri"/>
          <w:sz w:val="20"/>
          <w:szCs w:val="20"/>
        </w:rPr>
        <w:t xml:space="preserve"> lub Schowków</w:t>
      </w:r>
      <w:r w:rsidRPr="001F3834">
        <w:rPr>
          <w:rFonts w:cs="Calibri"/>
          <w:sz w:val="20"/>
          <w:szCs w:val="20"/>
        </w:rPr>
        <w:t>;</w:t>
      </w:r>
    </w:p>
    <w:p w14:paraId="22F22968" w14:textId="36B0E9B5" w:rsidR="001F45B7" w:rsidRPr="001F3834" w:rsidRDefault="001F45B7" w:rsidP="006667F9">
      <w:pPr>
        <w:pStyle w:val="Akapitzlist"/>
        <w:numPr>
          <w:ilvl w:val="0"/>
          <w:numId w:val="40"/>
        </w:numPr>
        <w:spacing w:before="0" w:after="0"/>
        <w:ind w:left="851"/>
        <w:jc w:val="both"/>
        <w:rPr>
          <w:rFonts w:cs="Calibri"/>
          <w:sz w:val="20"/>
          <w:szCs w:val="20"/>
        </w:rPr>
      </w:pPr>
      <w:r w:rsidRPr="001F3834">
        <w:rPr>
          <w:rFonts w:cs="Calibri"/>
          <w:sz w:val="20"/>
          <w:szCs w:val="20"/>
        </w:rPr>
        <w:t xml:space="preserve">spowodowanie szkody osobie trzeciej przy użyciu </w:t>
      </w:r>
      <w:r w:rsidR="00D70098" w:rsidRPr="001F3834">
        <w:rPr>
          <w:rFonts w:cs="Calibri"/>
          <w:sz w:val="20"/>
          <w:szCs w:val="20"/>
        </w:rPr>
        <w:t>Aplikacji</w:t>
      </w:r>
      <w:r w:rsidR="009E2D2C" w:rsidRPr="001F3834">
        <w:rPr>
          <w:rFonts w:cs="Calibri"/>
          <w:sz w:val="20"/>
          <w:szCs w:val="20"/>
        </w:rPr>
        <w:t xml:space="preserve"> lub Schowków</w:t>
      </w:r>
      <w:r w:rsidRPr="001F3834">
        <w:rPr>
          <w:rFonts w:cs="Calibri"/>
          <w:sz w:val="20"/>
          <w:szCs w:val="20"/>
        </w:rPr>
        <w:t>;</w:t>
      </w:r>
    </w:p>
    <w:p w14:paraId="7300FCF0" w14:textId="664BB30C" w:rsidR="00FA002F" w:rsidRPr="001F3834" w:rsidRDefault="00A14F28" w:rsidP="006667F9">
      <w:pPr>
        <w:pStyle w:val="Akapitzlist"/>
        <w:numPr>
          <w:ilvl w:val="0"/>
          <w:numId w:val="40"/>
        </w:numPr>
        <w:spacing w:before="0" w:after="0"/>
        <w:ind w:left="851"/>
        <w:jc w:val="both"/>
        <w:rPr>
          <w:rFonts w:cs="Calibri"/>
          <w:sz w:val="20"/>
          <w:szCs w:val="20"/>
        </w:rPr>
      </w:pPr>
      <w:r w:rsidRPr="001F3834">
        <w:rPr>
          <w:rFonts w:cs="Calibri"/>
          <w:sz w:val="20"/>
          <w:szCs w:val="20"/>
        </w:rPr>
        <w:t xml:space="preserve">utratę, zniszczenie lub uszkodzenie </w:t>
      </w:r>
      <w:r w:rsidR="008940B3" w:rsidRPr="001F3834">
        <w:rPr>
          <w:rFonts w:cs="Calibri"/>
          <w:sz w:val="20"/>
          <w:szCs w:val="20"/>
        </w:rPr>
        <w:t>Schowka</w:t>
      </w:r>
      <w:r w:rsidRPr="001F3834">
        <w:rPr>
          <w:rFonts w:cs="Calibri"/>
          <w:sz w:val="20"/>
          <w:szCs w:val="20"/>
        </w:rPr>
        <w:t>;</w:t>
      </w:r>
    </w:p>
    <w:p w14:paraId="757400A8" w14:textId="41158205" w:rsidR="00A14F28" w:rsidRPr="001F3834" w:rsidRDefault="00FA16EE" w:rsidP="006667F9">
      <w:pPr>
        <w:pStyle w:val="Akapitzlist"/>
        <w:numPr>
          <w:ilvl w:val="0"/>
          <w:numId w:val="40"/>
        </w:numPr>
        <w:spacing w:before="0" w:after="0"/>
        <w:ind w:left="851"/>
        <w:jc w:val="both"/>
        <w:rPr>
          <w:rFonts w:cs="Calibri"/>
          <w:sz w:val="20"/>
          <w:szCs w:val="20"/>
        </w:rPr>
      </w:pPr>
      <w:r w:rsidRPr="001F3834">
        <w:rPr>
          <w:rFonts w:cs="Calibri"/>
          <w:sz w:val="20"/>
          <w:szCs w:val="20"/>
        </w:rPr>
        <w:t xml:space="preserve">brak </w:t>
      </w:r>
      <w:r w:rsidR="004A0DDD" w:rsidRPr="001F3834">
        <w:rPr>
          <w:rFonts w:cs="Calibri"/>
          <w:sz w:val="20"/>
          <w:szCs w:val="20"/>
        </w:rPr>
        <w:t xml:space="preserve">terminowej </w:t>
      </w:r>
      <w:r w:rsidRPr="001F3834">
        <w:rPr>
          <w:rFonts w:cs="Calibri"/>
          <w:sz w:val="20"/>
          <w:szCs w:val="20"/>
        </w:rPr>
        <w:t>zapłaty należności na rzecz Operatora</w:t>
      </w:r>
      <w:r w:rsidR="004A0DDD" w:rsidRPr="001F3834">
        <w:rPr>
          <w:rFonts w:cs="Calibri"/>
          <w:sz w:val="20"/>
          <w:szCs w:val="20"/>
        </w:rPr>
        <w:t>, w szczególności Opłat Czynszowych</w:t>
      </w:r>
      <w:r w:rsidR="001F45B7" w:rsidRPr="001F3834">
        <w:rPr>
          <w:rFonts w:cs="Calibri"/>
          <w:sz w:val="20"/>
          <w:szCs w:val="20"/>
        </w:rPr>
        <w:t>;</w:t>
      </w:r>
    </w:p>
    <w:p w14:paraId="51D06FFF" w14:textId="3A7F220E" w:rsidR="001F45B7" w:rsidRPr="001F3834" w:rsidRDefault="001F45B7" w:rsidP="006667F9">
      <w:pPr>
        <w:pStyle w:val="Akapitzlist"/>
        <w:numPr>
          <w:ilvl w:val="0"/>
          <w:numId w:val="40"/>
        </w:numPr>
        <w:spacing w:before="0" w:after="0"/>
        <w:ind w:left="851"/>
        <w:jc w:val="both"/>
        <w:rPr>
          <w:rFonts w:cs="Calibri"/>
          <w:sz w:val="20"/>
          <w:szCs w:val="20"/>
        </w:rPr>
      </w:pPr>
      <w:r w:rsidRPr="001F3834">
        <w:rPr>
          <w:rFonts w:cs="Calibri"/>
          <w:sz w:val="20"/>
          <w:szCs w:val="20"/>
        </w:rPr>
        <w:t>naruszenie praw przysługujących Operatorowi lub osobom trzecim</w:t>
      </w:r>
      <w:r w:rsidR="008940B3" w:rsidRPr="001F3834">
        <w:rPr>
          <w:rFonts w:cs="Calibri"/>
          <w:sz w:val="20"/>
          <w:szCs w:val="20"/>
        </w:rPr>
        <w:t>;</w:t>
      </w:r>
    </w:p>
    <w:p w14:paraId="476D9AC5" w14:textId="45761947" w:rsidR="008940B3" w:rsidRPr="001F3834" w:rsidRDefault="008940B3" w:rsidP="006667F9">
      <w:pPr>
        <w:pStyle w:val="Akapitzlist"/>
        <w:numPr>
          <w:ilvl w:val="0"/>
          <w:numId w:val="40"/>
        </w:numPr>
        <w:spacing w:before="0" w:after="0"/>
        <w:ind w:left="851"/>
        <w:jc w:val="both"/>
        <w:rPr>
          <w:rFonts w:cs="Calibri"/>
          <w:sz w:val="20"/>
          <w:szCs w:val="20"/>
        </w:rPr>
      </w:pPr>
      <w:r w:rsidRPr="001F3834">
        <w:rPr>
          <w:rFonts w:cs="Calibri"/>
          <w:sz w:val="20"/>
          <w:szCs w:val="20"/>
        </w:rPr>
        <w:t xml:space="preserve">pozostałe szkody </w:t>
      </w:r>
      <w:r w:rsidR="00AF22C2" w:rsidRPr="001F3834">
        <w:rPr>
          <w:rFonts w:cs="Calibri"/>
          <w:sz w:val="20"/>
          <w:szCs w:val="20"/>
        </w:rPr>
        <w:t xml:space="preserve">wyrządzone na skutek niewykonania lub nienależytego wykonania Umowy. </w:t>
      </w:r>
    </w:p>
    <w:p w14:paraId="495B5ABC" w14:textId="77777777" w:rsidR="006667F9" w:rsidRPr="001F3834" w:rsidRDefault="006667F9" w:rsidP="006667F9">
      <w:pPr>
        <w:spacing w:line="276" w:lineRule="auto"/>
        <w:jc w:val="center"/>
        <w:rPr>
          <w:rFonts w:ascii="Cambria" w:hAnsi="Cambria" w:cs="Calibri"/>
          <w:b/>
          <w:sz w:val="20"/>
          <w:szCs w:val="20"/>
        </w:rPr>
      </w:pPr>
    </w:p>
    <w:p w14:paraId="50B4CBEB" w14:textId="5D76AFEB" w:rsidR="006667F9" w:rsidRPr="001F3834" w:rsidRDefault="006667F9" w:rsidP="006667F9">
      <w:pPr>
        <w:spacing w:line="276" w:lineRule="auto"/>
        <w:jc w:val="center"/>
        <w:rPr>
          <w:rFonts w:ascii="Cambria" w:hAnsi="Cambria"/>
          <w:b/>
          <w:bCs/>
          <w:sz w:val="20"/>
          <w:szCs w:val="20"/>
        </w:rPr>
      </w:pPr>
      <w:r w:rsidRPr="001F3834">
        <w:rPr>
          <w:rFonts w:ascii="Cambria" w:hAnsi="Cambria"/>
          <w:b/>
          <w:bCs/>
          <w:sz w:val="20"/>
          <w:szCs w:val="20"/>
        </w:rPr>
        <w:t xml:space="preserve">§ </w:t>
      </w:r>
      <w:r w:rsidR="008E2878" w:rsidRPr="001F3834">
        <w:rPr>
          <w:rFonts w:ascii="Cambria" w:hAnsi="Cambria"/>
          <w:b/>
          <w:bCs/>
          <w:sz w:val="20"/>
          <w:szCs w:val="20"/>
        </w:rPr>
        <w:t>30</w:t>
      </w:r>
      <w:r w:rsidRPr="001F3834">
        <w:rPr>
          <w:rFonts w:ascii="Cambria" w:hAnsi="Cambria"/>
          <w:b/>
          <w:bCs/>
          <w:sz w:val="20"/>
          <w:szCs w:val="20"/>
        </w:rPr>
        <w:t>.</w:t>
      </w:r>
    </w:p>
    <w:p w14:paraId="42FFC63F" w14:textId="77777777" w:rsidR="006667F9" w:rsidRPr="001F3834" w:rsidRDefault="006667F9" w:rsidP="006667F9">
      <w:pPr>
        <w:spacing w:line="276" w:lineRule="auto"/>
        <w:jc w:val="center"/>
        <w:rPr>
          <w:rFonts w:ascii="Cambria" w:hAnsi="Cambria"/>
          <w:sz w:val="20"/>
          <w:szCs w:val="20"/>
        </w:rPr>
      </w:pPr>
      <w:r w:rsidRPr="001F3834">
        <w:rPr>
          <w:rFonts w:ascii="Cambria" w:hAnsi="Cambria"/>
          <w:b/>
          <w:bCs/>
          <w:sz w:val="20"/>
          <w:szCs w:val="20"/>
        </w:rPr>
        <w:t>Siła wyższa</w:t>
      </w:r>
    </w:p>
    <w:p w14:paraId="69652A7D" w14:textId="2D47A855" w:rsidR="006667F9" w:rsidRPr="001F3834" w:rsidRDefault="006667F9" w:rsidP="006667F9">
      <w:pPr>
        <w:pStyle w:val="Akapitzlist"/>
        <w:numPr>
          <w:ilvl w:val="2"/>
          <w:numId w:val="67"/>
        </w:numPr>
        <w:spacing w:before="0" w:after="0"/>
        <w:ind w:left="426" w:hanging="422"/>
        <w:jc w:val="both"/>
        <w:rPr>
          <w:rFonts w:ascii="Cambria" w:hAnsi="Cambria"/>
          <w:sz w:val="20"/>
          <w:szCs w:val="20"/>
        </w:rPr>
      </w:pPr>
      <w:r w:rsidRPr="001F3834">
        <w:rPr>
          <w:rFonts w:ascii="Cambria" w:hAnsi="Cambria"/>
          <w:sz w:val="20"/>
          <w:szCs w:val="20"/>
        </w:rPr>
        <w:t>Strony są zwolnione od odpowiedzialności za niewykonanie lub nienależyte wykonanie Umowy, jeżeli na realizację jej postanowień miała wpływ siła wyższa.</w:t>
      </w:r>
    </w:p>
    <w:p w14:paraId="691BE1D0" w14:textId="3111962D" w:rsidR="006667F9" w:rsidRPr="001F3834" w:rsidRDefault="006667F9" w:rsidP="006667F9">
      <w:pPr>
        <w:pStyle w:val="Akapitzlist"/>
        <w:numPr>
          <w:ilvl w:val="2"/>
          <w:numId w:val="67"/>
        </w:numPr>
        <w:spacing w:before="0" w:after="0"/>
        <w:ind w:left="426" w:hanging="422"/>
        <w:jc w:val="both"/>
        <w:rPr>
          <w:rFonts w:ascii="Cambria" w:hAnsi="Cambria"/>
          <w:sz w:val="20"/>
          <w:szCs w:val="20"/>
        </w:rPr>
      </w:pPr>
      <w:r w:rsidRPr="001F3834">
        <w:rPr>
          <w:rFonts w:ascii="Cambria" w:hAnsi="Cambria"/>
          <w:sz w:val="20"/>
          <w:szCs w:val="20"/>
        </w:rPr>
        <w:lastRenderedPageBreak/>
        <w:t>Przez pojęcie siły wyższej Strony zgodnie rozumieją zdarzenie nagłe, zewnętrzne, niemożliwe do przewidzenia i niezależne od Stron, uniemożliwiające stałą lub czasową realizację postanowień Umowy lub jej części, któremu nie można zapobiec, ani przeciwdziałać przy zachowaniu należytej staranności, a w szczególności:</w:t>
      </w:r>
    </w:p>
    <w:p w14:paraId="6DB2D1AF" w14:textId="77777777" w:rsidR="006667F9" w:rsidRPr="001F3834" w:rsidRDefault="006667F9" w:rsidP="006667F9">
      <w:pPr>
        <w:pStyle w:val="Akapitzlist"/>
        <w:numPr>
          <w:ilvl w:val="1"/>
          <w:numId w:val="68"/>
        </w:numPr>
        <w:spacing w:before="0" w:after="0"/>
        <w:ind w:left="851"/>
        <w:jc w:val="both"/>
        <w:rPr>
          <w:rFonts w:ascii="Cambria" w:hAnsi="Cambria"/>
          <w:sz w:val="20"/>
          <w:szCs w:val="20"/>
        </w:rPr>
      </w:pPr>
      <w:r w:rsidRPr="001F3834">
        <w:rPr>
          <w:rFonts w:ascii="Cambria" w:hAnsi="Cambria"/>
          <w:sz w:val="20"/>
          <w:szCs w:val="20"/>
        </w:rPr>
        <w:t>klęski żywiołowe np. pożar, powódź, susza, trzęsienie ziemi, huragany, itd.;</w:t>
      </w:r>
    </w:p>
    <w:p w14:paraId="002320B6" w14:textId="77777777" w:rsidR="006667F9" w:rsidRPr="001F3834" w:rsidRDefault="006667F9" w:rsidP="006667F9">
      <w:pPr>
        <w:pStyle w:val="Akapitzlist"/>
        <w:numPr>
          <w:ilvl w:val="1"/>
          <w:numId w:val="68"/>
        </w:numPr>
        <w:spacing w:before="0" w:after="0"/>
        <w:ind w:left="851"/>
        <w:jc w:val="both"/>
        <w:rPr>
          <w:rFonts w:ascii="Cambria" w:hAnsi="Cambria"/>
          <w:sz w:val="20"/>
          <w:szCs w:val="20"/>
        </w:rPr>
      </w:pPr>
      <w:r w:rsidRPr="001F3834">
        <w:rPr>
          <w:rFonts w:ascii="Cambria" w:hAnsi="Cambria"/>
          <w:sz w:val="20"/>
          <w:szCs w:val="20"/>
        </w:rPr>
        <w:t>epidemie;</w:t>
      </w:r>
    </w:p>
    <w:p w14:paraId="5EAA9C97" w14:textId="77777777" w:rsidR="006667F9" w:rsidRPr="001F3834" w:rsidRDefault="006667F9" w:rsidP="006667F9">
      <w:pPr>
        <w:pStyle w:val="Akapitzlist"/>
        <w:numPr>
          <w:ilvl w:val="1"/>
          <w:numId w:val="68"/>
        </w:numPr>
        <w:spacing w:before="0" w:after="0"/>
        <w:ind w:left="851"/>
        <w:jc w:val="both"/>
        <w:rPr>
          <w:rFonts w:ascii="Cambria" w:hAnsi="Cambria"/>
          <w:sz w:val="20"/>
          <w:szCs w:val="20"/>
        </w:rPr>
      </w:pPr>
      <w:r w:rsidRPr="001F3834">
        <w:rPr>
          <w:rFonts w:ascii="Cambria" w:hAnsi="Cambria"/>
          <w:sz w:val="20"/>
          <w:szCs w:val="20"/>
        </w:rPr>
        <w:t>strajki o zasięgu lokalnym, krajowym;</w:t>
      </w:r>
    </w:p>
    <w:p w14:paraId="524628B8" w14:textId="77777777" w:rsidR="006667F9" w:rsidRPr="001F3834" w:rsidRDefault="006667F9" w:rsidP="006667F9">
      <w:pPr>
        <w:pStyle w:val="Akapitzlist"/>
        <w:numPr>
          <w:ilvl w:val="1"/>
          <w:numId w:val="68"/>
        </w:numPr>
        <w:spacing w:before="0" w:after="0"/>
        <w:ind w:left="851"/>
        <w:jc w:val="both"/>
        <w:rPr>
          <w:rFonts w:ascii="Cambria" w:hAnsi="Cambria"/>
          <w:sz w:val="20"/>
          <w:szCs w:val="20"/>
        </w:rPr>
      </w:pPr>
      <w:r w:rsidRPr="001F3834">
        <w:rPr>
          <w:rFonts w:ascii="Cambria" w:hAnsi="Cambria"/>
          <w:sz w:val="20"/>
          <w:szCs w:val="20"/>
        </w:rPr>
        <w:t>długotrwała przerwa w dostawie energii elektrycznej;</w:t>
      </w:r>
    </w:p>
    <w:p w14:paraId="6894F73A" w14:textId="77777777" w:rsidR="006667F9" w:rsidRPr="001F3834" w:rsidRDefault="006667F9" w:rsidP="006667F9">
      <w:pPr>
        <w:pStyle w:val="Akapitzlist"/>
        <w:numPr>
          <w:ilvl w:val="1"/>
          <w:numId w:val="68"/>
        </w:numPr>
        <w:spacing w:before="0" w:after="0"/>
        <w:ind w:left="851"/>
        <w:jc w:val="both"/>
        <w:rPr>
          <w:rFonts w:ascii="Cambria" w:hAnsi="Cambria"/>
          <w:sz w:val="20"/>
          <w:szCs w:val="20"/>
        </w:rPr>
      </w:pPr>
      <w:r w:rsidRPr="001F3834">
        <w:rPr>
          <w:rFonts w:ascii="Cambria" w:hAnsi="Cambria"/>
          <w:sz w:val="20"/>
          <w:szCs w:val="20"/>
        </w:rPr>
        <w:t>akty władzy państwowej np. stan wojenny, stan wyjątkowy;</w:t>
      </w:r>
    </w:p>
    <w:p w14:paraId="35DD6ADA" w14:textId="77777777" w:rsidR="006667F9" w:rsidRPr="001F3834" w:rsidRDefault="006667F9" w:rsidP="006667F9">
      <w:pPr>
        <w:pStyle w:val="Akapitzlist"/>
        <w:numPr>
          <w:ilvl w:val="1"/>
          <w:numId w:val="68"/>
        </w:numPr>
        <w:spacing w:before="0" w:after="0"/>
        <w:ind w:left="851"/>
        <w:jc w:val="both"/>
        <w:rPr>
          <w:rFonts w:ascii="Cambria" w:hAnsi="Cambria"/>
          <w:sz w:val="20"/>
          <w:szCs w:val="20"/>
        </w:rPr>
      </w:pPr>
      <w:r w:rsidRPr="001F3834">
        <w:rPr>
          <w:rFonts w:ascii="Cambria" w:hAnsi="Cambria"/>
          <w:sz w:val="20"/>
          <w:szCs w:val="20"/>
        </w:rPr>
        <w:t>działania wojenne, akty sabotażu i terroryzmu;</w:t>
      </w:r>
    </w:p>
    <w:p w14:paraId="0A58ED90" w14:textId="77777777" w:rsidR="006667F9" w:rsidRPr="001F3834" w:rsidRDefault="006667F9" w:rsidP="006667F9">
      <w:pPr>
        <w:pStyle w:val="Akapitzlist"/>
        <w:numPr>
          <w:ilvl w:val="1"/>
          <w:numId w:val="68"/>
        </w:numPr>
        <w:spacing w:before="0" w:after="0"/>
        <w:ind w:left="851"/>
        <w:jc w:val="both"/>
        <w:rPr>
          <w:rFonts w:ascii="Cambria" w:hAnsi="Cambria"/>
          <w:sz w:val="20"/>
          <w:szCs w:val="20"/>
        </w:rPr>
      </w:pPr>
      <w:r w:rsidRPr="001F3834">
        <w:rPr>
          <w:rFonts w:ascii="Cambria" w:hAnsi="Cambria"/>
          <w:sz w:val="20"/>
          <w:szCs w:val="20"/>
        </w:rPr>
        <w:t>blokady i embarga niezależnie od ich statusu prawnego.</w:t>
      </w:r>
    </w:p>
    <w:p w14:paraId="109E61EA" w14:textId="6A2DDEFB" w:rsidR="006667F9" w:rsidRPr="001F3834" w:rsidRDefault="006667F9" w:rsidP="006667F9">
      <w:pPr>
        <w:pStyle w:val="Akapitzlist"/>
        <w:numPr>
          <w:ilvl w:val="2"/>
          <w:numId w:val="67"/>
        </w:numPr>
        <w:spacing w:before="0" w:after="0"/>
        <w:ind w:left="426" w:hanging="422"/>
        <w:jc w:val="both"/>
        <w:rPr>
          <w:rFonts w:ascii="Cambria" w:hAnsi="Cambria"/>
          <w:sz w:val="20"/>
          <w:szCs w:val="20"/>
        </w:rPr>
      </w:pPr>
      <w:r w:rsidRPr="001F3834">
        <w:rPr>
          <w:rFonts w:ascii="Cambria" w:hAnsi="Cambria"/>
          <w:sz w:val="20"/>
          <w:szCs w:val="20"/>
        </w:rPr>
        <w:t>W przypadku wystąpienia siły wyższej Strona dotknięta jej działaniem, niezwłocznie, lecz nie później niż w ciągu 7 (słownie: siedmiu) dni od dnia wystąpienia siły wyższej, poinformuje pisemnie drugą Stronę o jej zaistnieniu i przewidywanych skutkach dla realizacji Umowy oraz, o ile będzie to możliwe, przedstawi niebudzące wątpliwości dowody potwierdzające jej wystąpienie.</w:t>
      </w:r>
    </w:p>
    <w:p w14:paraId="271F151E" w14:textId="1233E9DF" w:rsidR="006667F9" w:rsidRPr="001F3834" w:rsidRDefault="006667F9" w:rsidP="006667F9">
      <w:pPr>
        <w:pStyle w:val="Akapitzlist"/>
        <w:numPr>
          <w:ilvl w:val="2"/>
          <w:numId w:val="67"/>
        </w:numPr>
        <w:spacing w:before="0" w:after="0"/>
        <w:ind w:left="426" w:hanging="422"/>
        <w:jc w:val="both"/>
        <w:rPr>
          <w:rFonts w:ascii="Cambria" w:hAnsi="Cambria"/>
          <w:sz w:val="20"/>
          <w:szCs w:val="20"/>
        </w:rPr>
      </w:pPr>
      <w:r w:rsidRPr="001F3834">
        <w:rPr>
          <w:rFonts w:ascii="Cambria" w:hAnsi="Cambria"/>
          <w:sz w:val="20"/>
          <w:szCs w:val="20"/>
        </w:rPr>
        <w:t>Strony niezwłocznie, lecz nie później niż w ciągu 14 (słownie: czternastu) dni od dnia otrzymania informacji, o jakiej mowa w ust. 3, uzgodnią tryb dalszego postępowania w przedmiocie realizacji Umowy.</w:t>
      </w:r>
    </w:p>
    <w:p w14:paraId="08E947DB" w14:textId="78764E02" w:rsidR="00D206AC" w:rsidRPr="001F3834" w:rsidRDefault="00D206AC" w:rsidP="00F30784">
      <w:pPr>
        <w:spacing w:line="276" w:lineRule="auto"/>
        <w:jc w:val="center"/>
        <w:rPr>
          <w:rFonts w:asciiTheme="majorHAnsi" w:hAnsiTheme="majorHAnsi" w:cs="Calibri"/>
          <w:b/>
          <w:sz w:val="20"/>
          <w:szCs w:val="20"/>
        </w:rPr>
      </w:pPr>
    </w:p>
    <w:p w14:paraId="126E1FF8" w14:textId="0AF46E0C" w:rsidR="00D206AC" w:rsidRPr="001F3834" w:rsidRDefault="008A4596"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[ROZDZIAŁ I</w:t>
      </w:r>
      <w:r w:rsidR="00AF5DC6" w:rsidRPr="001F3834">
        <w:rPr>
          <w:rFonts w:asciiTheme="majorHAnsi" w:hAnsiTheme="majorHAnsi" w:cs="Calibri"/>
          <w:b/>
          <w:sz w:val="20"/>
          <w:szCs w:val="20"/>
        </w:rPr>
        <w:t>X</w:t>
      </w:r>
      <w:r w:rsidRPr="001F3834">
        <w:rPr>
          <w:rFonts w:asciiTheme="majorHAnsi" w:hAnsiTheme="majorHAnsi" w:cs="Calibri"/>
          <w:b/>
          <w:sz w:val="20"/>
          <w:szCs w:val="20"/>
        </w:rPr>
        <w:t>: CZAS TRWANIA UMOWY]</w:t>
      </w:r>
    </w:p>
    <w:p w14:paraId="5E2E6832" w14:textId="35603BF4" w:rsidR="008769C9" w:rsidRPr="001F3834" w:rsidRDefault="008769C9" w:rsidP="00F30784">
      <w:pPr>
        <w:spacing w:line="276" w:lineRule="auto"/>
        <w:jc w:val="center"/>
        <w:rPr>
          <w:rFonts w:asciiTheme="majorHAnsi" w:hAnsiTheme="majorHAnsi" w:cs="Calibri"/>
          <w:b/>
          <w:sz w:val="20"/>
          <w:szCs w:val="20"/>
        </w:rPr>
      </w:pPr>
    </w:p>
    <w:p w14:paraId="47E8C7CC" w14:textId="74002711" w:rsidR="008769C9" w:rsidRPr="001F3834" w:rsidRDefault="008769C9"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 xml:space="preserve">§ </w:t>
      </w:r>
      <w:r w:rsidR="005025DC" w:rsidRPr="001F3834">
        <w:rPr>
          <w:rFonts w:asciiTheme="majorHAnsi" w:hAnsiTheme="majorHAnsi" w:cs="Calibri"/>
          <w:b/>
          <w:sz w:val="20"/>
          <w:szCs w:val="20"/>
        </w:rPr>
        <w:t>31</w:t>
      </w:r>
      <w:r w:rsidRPr="001F3834">
        <w:rPr>
          <w:rFonts w:asciiTheme="majorHAnsi" w:hAnsiTheme="majorHAnsi" w:cs="Calibri"/>
          <w:b/>
          <w:sz w:val="20"/>
          <w:szCs w:val="20"/>
        </w:rPr>
        <w:t xml:space="preserve">. </w:t>
      </w:r>
    </w:p>
    <w:p w14:paraId="2A1A7A7E" w14:textId="28DF4FF4" w:rsidR="008769C9" w:rsidRPr="001F3834" w:rsidRDefault="008769C9" w:rsidP="00F30784">
      <w:pPr>
        <w:spacing w:line="276" w:lineRule="auto"/>
        <w:jc w:val="center"/>
        <w:rPr>
          <w:rFonts w:asciiTheme="majorHAnsi" w:hAnsiTheme="majorHAnsi" w:cs="Calibri"/>
          <w:b/>
          <w:sz w:val="20"/>
          <w:szCs w:val="20"/>
        </w:rPr>
      </w:pPr>
      <w:r w:rsidRPr="001F3834">
        <w:rPr>
          <w:rFonts w:asciiTheme="majorHAnsi" w:hAnsiTheme="majorHAnsi" w:cs="Calibri"/>
          <w:b/>
          <w:sz w:val="20"/>
          <w:szCs w:val="20"/>
        </w:rPr>
        <w:t>Czas trwania Umowy</w:t>
      </w:r>
    </w:p>
    <w:p w14:paraId="2C0AC621" w14:textId="4DCBC5BF" w:rsidR="008769C9" w:rsidRPr="001F3834" w:rsidRDefault="008769C9" w:rsidP="006667F9">
      <w:pPr>
        <w:pStyle w:val="Akapitzlist"/>
        <w:numPr>
          <w:ilvl w:val="3"/>
          <w:numId w:val="33"/>
        </w:numPr>
        <w:spacing w:before="0" w:after="0"/>
        <w:ind w:left="426"/>
        <w:jc w:val="both"/>
        <w:rPr>
          <w:rFonts w:cstheme="minorHAnsi"/>
          <w:sz w:val="20"/>
          <w:szCs w:val="20"/>
        </w:rPr>
      </w:pPr>
      <w:r w:rsidRPr="001F3834">
        <w:rPr>
          <w:rFonts w:cstheme="minorHAnsi"/>
          <w:sz w:val="20"/>
          <w:szCs w:val="20"/>
        </w:rPr>
        <w:t xml:space="preserve">Umowa </w:t>
      </w:r>
      <w:r w:rsidR="005025DC" w:rsidRPr="001F3834">
        <w:rPr>
          <w:rFonts w:cstheme="minorHAnsi"/>
          <w:sz w:val="20"/>
          <w:szCs w:val="20"/>
        </w:rPr>
        <w:t>Najmu</w:t>
      </w:r>
      <w:r w:rsidRPr="001F3834">
        <w:rPr>
          <w:rFonts w:cstheme="minorHAnsi"/>
          <w:sz w:val="20"/>
          <w:szCs w:val="20"/>
        </w:rPr>
        <w:t xml:space="preserve"> jest umową zawieraną na czas </w:t>
      </w:r>
      <w:r w:rsidR="005025DC" w:rsidRPr="001F3834">
        <w:rPr>
          <w:rFonts w:cstheme="minorHAnsi"/>
          <w:sz w:val="20"/>
          <w:szCs w:val="20"/>
        </w:rPr>
        <w:t>oznacza</w:t>
      </w:r>
      <w:r w:rsidRPr="001F3834">
        <w:rPr>
          <w:rFonts w:cstheme="minorHAnsi"/>
          <w:sz w:val="20"/>
          <w:szCs w:val="20"/>
        </w:rPr>
        <w:t xml:space="preserve"> i wygasa </w:t>
      </w:r>
      <w:r w:rsidR="005829B6" w:rsidRPr="001F3834">
        <w:rPr>
          <w:rFonts w:cstheme="minorHAnsi"/>
          <w:sz w:val="20"/>
          <w:szCs w:val="20"/>
        </w:rPr>
        <w:t>wraz z upływem Czasu Najmu</w:t>
      </w:r>
      <w:r w:rsidR="00BB1C12" w:rsidRPr="001F3834">
        <w:rPr>
          <w:rFonts w:cstheme="minorHAnsi"/>
          <w:sz w:val="20"/>
          <w:szCs w:val="20"/>
        </w:rPr>
        <w:t>.</w:t>
      </w:r>
    </w:p>
    <w:p w14:paraId="691A1FD4" w14:textId="6C149478" w:rsidR="00617344" w:rsidRPr="001F3834" w:rsidRDefault="00617344" w:rsidP="006667F9">
      <w:pPr>
        <w:pStyle w:val="Akapitzlist"/>
        <w:numPr>
          <w:ilvl w:val="3"/>
          <w:numId w:val="33"/>
        </w:numPr>
        <w:spacing w:before="0" w:after="0"/>
        <w:ind w:left="426"/>
        <w:jc w:val="both"/>
        <w:rPr>
          <w:rFonts w:cstheme="minorHAnsi"/>
          <w:sz w:val="20"/>
          <w:szCs w:val="20"/>
        </w:rPr>
      </w:pPr>
      <w:r w:rsidRPr="001F3834">
        <w:rPr>
          <w:rFonts w:cs="Calibri"/>
          <w:sz w:val="20"/>
          <w:szCs w:val="20"/>
        </w:rPr>
        <w:t xml:space="preserve">Umowa </w:t>
      </w:r>
      <w:r w:rsidR="005829B6" w:rsidRPr="001F3834">
        <w:rPr>
          <w:rFonts w:cstheme="minorHAnsi"/>
          <w:sz w:val="20"/>
          <w:szCs w:val="20"/>
        </w:rPr>
        <w:t>Usługi Elektroniczne</w:t>
      </w:r>
      <w:r w:rsidRPr="001F3834">
        <w:rPr>
          <w:rFonts w:cstheme="minorHAnsi"/>
          <w:sz w:val="20"/>
          <w:szCs w:val="20"/>
        </w:rPr>
        <w:t xml:space="preserve"> </w:t>
      </w:r>
      <w:r w:rsidR="0021351E" w:rsidRPr="001F3834">
        <w:rPr>
          <w:rFonts w:cstheme="minorHAnsi"/>
          <w:sz w:val="20"/>
          <w:szCs w:val="20"/>
        </w:rPr>
        <w:t xml:space="preserve">jest umową zawieraną na czas nieokreślony i </w:t>
      </w:r>
      <w:r w:rsidRPr="001F3834">
        <w:rPr>
          <w:rFonts w:cstheme="minorHAnsi"/>
          <w:sz w:val="20"/>
          <w:szCs w:val="20"/>
        </w:rPr>
        <w:t>wygasa w momencie:</w:t>
      </w:r>
    </w:p>
    <w:p w14:paraId="39CCF3A7" w14:textId="401711E7" w:rsidR="00BB1C12" w:rsidRPr="001F3834" w:rsidRDefault="00BB1C12" w:rsidP="006667F9">
      <w:pPr>
        <w:pStyle w:val="Akapitzlist"/>
        <w:numPr>
          <w:ilvl w:val="0"/>
          <w:numId w:val="34"/>
        </w:numPr>
        <w:spacing w:before="0" w:after="0"/>
        <w:jc w:val="both"/>
        <w:rPr>
          <w:rFonts w:cstheme="minorHAnsi"/>
          <w:sz w:val="20"/>
          <w:szCs w:val="20"/>
        </w:rPr>
      </w:pPr>
      <w:r w:rsidRPr="001F3834">
        <w:rPr>
          <w:rFonts w:cs="Calibri"/>
          <w:color w:val="00000A"/>
          <w:sz w:val="20"/>
          <w:szCs w:val="20"/>
        </w:rPr>
        <w:t>odinstalowani</w:t>
      </w:r>
      <w:r w:rsidR="00B50733" w:rsidRPr="001F3834">
        <w:rPr>
          <w:rFonts w:cs="Calibri"/>
          <w:color w:val="00000A"/>
          <w:sz w:val="20"/>
          <w:szCs w:val="20"/>
        </w:rPr>
        <w:t>a</w:t>
      </w:r>
      <w:r w:rsidRPr="001F3834">
        <w:rPr>
          <w:rFonts w:cs="Calibri"/>
          <w:color w:val="00000A"/>
          <w:sz w:val="20"/>
          <w:szCs w:val="20"/>
        </w:rPr>
        <w:t xml:space="preserve"> </w:t>
      </w:r>
      <w:r w:rsidR="00D70098" w:rsidRPr="001F3834">
        <w:rPr>
          <w:rFonts w:cs="Calibri"/>
          <w:color w:val="00000A"/>
          <w:sz w:val="20"/>
          <w:szCs w:val="20"/>
        </w:rPr>
        <w:t>Aplikacji</w:t>
      </w:r>
      <w:r w:rsidRPr="001F3834">
        <w:rPr>
          <w:rFonts w:cs="Calibri"/>
          <w:color w:val="00000A"/>
          <w:sz w:val="20"/>
          <w:szCs w:val="20"/>
        </w:rPr>
        <w:t xml:space="preserve"> — w przypadku Usług </w:t>
      </w:r>
      <w:r w:rsidR="007F289F" w:rsidRPr="001F3834">
        <w:rPr>
          <w:rFonts w:cs="Calibri"/>
          <w:color w:val="00000A"/>
          <w:sz w:val="20"/>
          <w:szCs w:val="20"/>
        </w:rPr>
        <w:t xml:space="preserve">Elektronicznych </w:t>
      </w:r>
      <w:r w:rsidRPr="001F3834">
        <w:rPr>
          <w:rFonts w:cs="Calibri"/>
          <w:color w:val="00000A"/>
          <w:sz w:val="20"/>
          <w:szCs w:val="20"/>
        </w:rPr>
        <w:t xml:space="preserve">polegających na korzystaniu z </w:t>
      </w:r>
      <w:r w:rsidR="00D70098" w:rsidRPr="001F3834">
        <w:rPr>
          <w:rFonts w:cs="Calibri"/>
          <w:color w:val="00000A"/>
          <w:sz w:val="20"/>
          <w:szCs w:val="20"/>
        </w:rPr>
        <w:t>Aplikacji</w:t>
      </w:r>
      <w:r w:rsidRPr="001F3834">
        <w:rPr>
          <w:rFonts w:cs="Calibri"/>
          <w:color w:val="00000A"/>
          <w:sz w:val="20"/>
          <w:szCs w:val="20"/>
        </w:rPr>
        <w:t>;</w:t>
      </w:r>
    </w:p>
    <w:p w14:paraId="3D96ED63" w14:textId="55695E79" w:rsidR="00617344" w:rsidRPr="001F3834" w:rsidRDefault="00617344" w:rsidP="006667F9">
      <w:pPr>
        <w:pStyle w:val="Akapitzlist"/>
        <w:numPr>
          <w:ilvl w:val="0"/>
          <w:numId w:val="34"/>
        </w:numPr>
        <w:spacing w:before="0" w:after="0"/>
        <w:jc w:val="both"/>
        <w:rPr>
          <w:rFonts w:cs="Calibri"/>
          <w:sz w:val="20"/>
          <w:szCs w:val="20"/>
        </w:rPr>
      </w:pPr>
      <w:r w:rsidRPr="001F3834">
        <w:rPr>
          <w:rFonts w:cs="Calibri"/>
          <w:sz w:val="20"/>
          <w:szCs w:val="20"/>
        </w:rPr>
        <w:t xml:space="preserve">usunięcia konta przez </w:t>
      </w:r>
      <w:r w:rsidR="004767C9" w:rsidRPr="001F3834">
        <w:rPr>
          <w:rFonts w:cs="Calibri"/>
          <w:sz w:val="20"/>
          <w:szCs w:val="20"/>
        </w:rPr>
        <w:t>Użytkownika</w:t>
      </w:r>
      <w:r w:rsidRPr="001F3834">
        <w:rPr>
          <w:rFonts w:cs="Calibri"/>
          <w:sz w:val="20"/>
          <w:szCs w:val="20"/>
        </w:rPr>
        <w:t xml:space="preserve"> — w przypadku Usługi </w:t>
      </w:r>
      <w:r w:rsidR="007F289F" w:rsidRPr="001F3834">
        <w:rPr>
          <w:rFonts w:cs="Calibri"/>
          <w:sz w:val="20"/>
          <w:szCs w:val="20"/>
        </w:rPr>
        <w:t xml:space="preserve">Elektronicznej </w:t>
      </w:r>
      <w:r w:rsidRPr="001F3834">
        <w:rPr>
          <w:rFonts w:cs="Calibri"/>
          <w:sz w:val="20"/>
          <w:szCs w:val="20"/>
        </w:rPr>
        <w:t>polegającej na założeniu i utrzymaniu konta</w:t>
      </w:r>
      <w:r w:rsidR="004767C9" w:rsidRPr="001F3834">
        <w:rPr>
          <w:rFonts w:cs="Calibri"/>
          <w:sz w:val="20"/>
          <w:szCs w:val="20"/>
        </w:rPr>
        <w:t xml:space="preserve"> Użytkownika</w:t>
      </w:r>
      <w:r w:rsidRPr="001F3834">
        <w:rPr>
          <w:rFonts w:cs="Calibri"/>
          <w:sz w:val="20"/>
          <w:szCs w:val="20"/>
        </w:rPr>
        <w:t>;</w:t>
      </w:r>
    </w:p>
    <w:p w14:paraId="465A18F4" w14:textId="11030D0F" w:rsidR="00BC0DB3" w:rsidRPr="001F3834" w:rsidRDefault="00BC0DB3" w:rsidP="006667F9">
      <w:pPr>
        <w:pStyle w:val="Akapitzlist"/>
        <w:numPr>
          <w:ilvl w:val="0"/>
          <w:numId w:val="34"/>
        </w:numPr>
        <w:spacing w:before="0" w:after="0"/>
        <w:jc w:val="both"/>
        <w:rPr>
          <w:rFonts w:cs="Calibri"/>
          <w:sz w:val="20"/>
          <w:szCs w:val="20"/>
        </w:rPr>
      </w:pPr>
      <w:r w:rsidRPr="001F3834">
        <w:rPr>
          <w:rFonts w:cs="Calibri"/>
          <w:sz w:val="20"/>
          <w:szCs w:val="20"/>
        </w:rPr>
        <w:t xml:space="preserve">rezygnacji z Usługi Elektronicznej — w przypadku pozostałych Usług Elektronicznych. </w:t>
      </w:r>
    </w:p>
    <w:p w14:paraId="554FD14F" w14:textId="77777777" w:rsidR="00D146F5" w:rsidRPr="001F3834" w:rsidRDefault="00D146F5" w:rsidP="006667F9">
      <w:pPr>
        <w:pStyle w:val="Akapitzlist"/>
        <w:numPr>
          <w:ilvl w:val="3"/>
          <w:numId w:val="33"/>
        </w:numPr>
        <w:spacing w:before="0" w:after="0"/>
        <w:ind w:left="426"/>
        <w:jc w:val="both"/>
        <w:rPr>
          <w:rFonts w:cstheme="minorHAnsi"/>
          <w:sz w:val="20"/>
          <w:szCs w:val="20"/>
        </w:rPr>
      </w:pPr>
      <w:r w:rsidRPr="001F3834">
        <w:rPr>
          <w:rFonts w:cstheme="minorHAnsi"/>
          <w:sz w:val="20"/>
          <w:szCs w:val="20"/>
        </w:rPr>
        <w:t xml:space="preserve">Umowa o Usługi Elektroniczne obejmująca kilka Usług Elektronicznych wygasa wraz z rezygnacją z ostatniej Usługi Elektronicznej przez Użytkownika. </w:t>
      </w:r>
    </w:p>
    <w:p w14:paraId="2DCF7FF0" w14:textId="40A98B21" w:rsidR="00617344" w:rsidRPr="001F3834" w:rsidRDefault="00D23C42" w:rsidP="006667F9">
      <w:pPr>
        <w:pStyle w:val="Akapitzlist"/>
        <w:numPr>
          <w:ilvl w:val="3"/>
          <w:numId w:val="33"/>
        </w:numPr>
        <w:spacing w:before="0" w:after="0"/>
        <w:ind w:left="426"/>
        <w:jc w:val="both"/>
        <w:rPr>
          <w:rFonts w:cstheme="minorHAnsi"/>
          <w:sz w:val="20"/>
          <w:szCs w:val="20"/>
        </w:rPr>
      </w:pPr>
      <w:r w:rsidRPr="001F3834">
        <w:rPr>
          <w:rFonts w:cstheme="minorHAnsi"/>
          <w:sz w:val="20"/>
          <w:szCs w:val="20"/>
        </w:rPr>
        <w:t xml:space="preserve">Umowa o Usługi Elektroniczne nie może wygasnąć przed dniem wygaśnięcia ostatniej Umowy Najmu. W przypadku, gdyby Umowa o Usługi Elektroniczne miała wygasnąć w trakcie realizacji Umowy Najmu, Umowa o </w:t>
      </w:r>
      <w:r w:rsidRPr="001F3834">
        <w:rPr>
          <w:rFonts w:cstheme="minorHAnsi"/>
          <w:sz w:val="20"/>
          <w:szCs w:val="20"/>
        </w:rPr>
        <w:t>Usługi Elektroniczne przedłuża się automatycznie do dnia wygaśnięcia ostatniej Umowy Najmu.</w:t>
      </w:r>
      <w:r w:rsidR="00617344" w:rsidRPr="001F3834">
        <w:rPr>
          <w:rFonts w:cstheme="minorHAnsi"/>
          <w:sz w:val="20"/>
          <w:szCs w:val="20"/>
        </w:rPr>
        <w:t xml:space="preserve"> </w:t>
      </w:r>
    </w:p>
    <w:p w14:paraId="0C6BE3D8" w14:textId="607F8784" w:rsidR="00617344" w:rsidRPr="001F3834" w:rsidRDefault="00617344" w:rsidP="006667F9">
      <w:pPr>
        <w:pStyle w:val="Akapitzlist"/>
        <w:numPr>
          <w:ilvl w:val="3"/>
          <w:numId w:val="33"/>
        </w:numPr>
        <w:spacing w:before="0" w:after="0"/>
        <w:ind w:left="426"/>
        <w:jc w:val="both"/>
        <w:rPr>
          <w:rFonts w:cstheme="minorHAnsi"/>
          <w:sz w:val="20"/>
          <w:szCs w:val="20"/>
        </w:rPr>
      </w:pPr>
      <w:r w:rsidRPr="001F3834">
        <w:rPr>
          <w:rFonts w:cstheme="minorHAnsi"/>
          <w:sz w:val="20"/>
          <w:szCs w:val="20"/>
        </w:rPr>
        <w:t xml:space="preserve">W każdym przypadku wskazanym w ust. 1 lub ust. 2 dzień wygaśnięcia Umowy nie może być wcześniejszy niż dzień uregulowania wszystkich należności wobec </w:t>
      </w:r>
      <w:r w:rsidR="00DD5E01" w:rsidRPr="001F3834">
        <w:rPr>
          <w:rFonts w:cstheme="minorHAnsi"/>
          <w:sz w:val="20"/>
          <w:szCs w:val="20"/>
        </w:rPr>
        <w:t xml:space="preserve">Operatora </w:t>
      </w:r>
      <w:r w:rsidRPr="001F3834">
        <w:rPr>
          <w:rFonts w:cstheme="minorHAnsi"/>
          <w:sz w:val="20"/>
          <w:szCs w:val="20"/>
        </w:rPr>
        <w:t xml:space="preserve">przez </w:t>
      </w:r>
      <w:r w:rsidR="00DD5E01" w:rsidRPr="001F3834">
        <w:rPr>
          <w:rFonts w:cstheme="minorHAnsi"/>
          <w:sz w:val="20"/>
          <w:szCs w:val="20"/>
        </w:rPr>
        <w:t>Użytkownika</w:t>
      </w:r>
      <w:r w:rsidRPr="001F3834">
        <w:rPr>
          <w:rFonts w:cstheme="minorHAnsi"/>
          <w:sz w:val="20"/>
          <w:szCs w:val="20"/>
        </w:rPr>
        <w:t xml:space="preserve"> — w przypadku jakiejkolwiek zwłoki w dokonaniu płatności </w:t>
      </w:r>
      <w:r w:rsidR="00DD5E01" w:rsidRPr="001F3834">
        <w:rPr>
          <w:rFonts w:cstheme="minorHAnsi"/>
          <w:sz w:val="20"/>
          <w:szCs w:val="20"/>
        </w:rPr>
        <w:t xml:space="preserve">należności </w:t>
      </w:r>
      <w:r w:rsidRPr="001F3834">
        <w:rPr>
          <w:rFonts w:cstheme="minorHAnsi"/>
          <w:sz w:val="20"/>
          <w:szCs w:val="20"/>
        </w:rPr>
        <w:t xml:space="preserve">przez </w:t>
      </w:r>
      <w:r w:rsidR="00DD5E01" w:rsidRPr="001F3834">
        <w:rPr>
          <w:rFonts w:cstheme="minorHAnsi"/>
          <w:sz w:val="20"/>
          <w:szCs w:val="20"/>
        </w:rPr>
        <w:t>Użytkownika</w:t>
      </w:r>
      <w:r w:rsidRPr="001F3834">
        <w:rPr>
          <w:rFonts w:cstheme="minorHAnsi"/>
          <w:sz w:val="20"/>
          <w:szCs w:val="20"/>
        </w:rPr>
        <w:t xml:space="preserve"> umowa ulega przedłużeniu do dnia uregulowania należności.</w:t>
      </w:r>
    </w:p>
    <w:p w14:paraId="00F51E96" w14:textId="56A31384" w:rsidR="008769C9" w:rsidRPr="001F3834" w:rsidRDefault="008769C9" w:rsidP="00F30784">
      <w:pPr>
        <w:pStyle w:val="Akapitzlist"/>
        <w:spacing w:before="0" w:after="0"/>
        <w:ind w:left="426"/>
        <w:jc w:val="both"/>
        <w:rPr>
          <w:rFonts w:cstheme="minorHAnsi"/>
          <w:sz w:val="20"/>
          <w:szCs w:val="20"/>
        </w:rPr>
      </w:pPr>
    </w:p>
    <w:p w14:paraId="4930A38B" w14:textId="50F4C92B" w:rsidR="008769C9" w:rsidRPr="001F3834" w:rsidRDefault="008769C9" w:rsidP="00F30784">
      <w:pPr>
        <w:pStyle w:val="Akapitzlist"/>
        <w:spacing w:before="0" w:after="0"/>
        <w:ind w:left="0"/>
        <w:jc w:val="center"/>
        <w:rPr>
          <w:rFonts w:cstheme="minorHAnsi"/>
          <w:b/>
          <w:bCs/>
          <w:sz w:val="20"/>
          <w:szCs w:val="20"/>
        </w:rPr>
      </w:pPr>
      <w:r w:rsidRPr="001F3834">
        <w:rPr>
          <w:rFonts w:cstheme="minorHAnsi"/>
          <w:b/>
          <w:bCs/>
          <w:sz w:val="20"/>
          <w:szCs w:val="20"/>
        </w:rPr>
        <w:t xml:space="preserve">§ </w:t>
      </w:r>
      <w:r w:rsidR="00EF6842" w:rsidRPr="001F3834">
        <w:rPr>
          <w:rFonts w:cstheme="minorHAnsi"/>
          <w:b/>
          <w:bCs/>
          <w:sz w:val="20"/>
          <w:szCs w:val="20"/>
        </w:rPr>
        <w:t>32</w:t>
      </w:r>
      <w:r w:rsidRPr="001F3834">
        <w:rPr>
          <w:rFonts w:cstheme="minorHAnsi"/>
          <w:b/>
          <w:bCs/>
          <w:sz w:val="20"/>
          <w:szCs w:val="20"/>
        </w:rPr>
        <w:t xml:space="preserve">. </w:t>
      </w:r>
    </w:p>
    <w:p w14:paraId="06694E3D" w14:textId="27324E30" w:rsidR="008769C9" w:rsidRPr="001F3834" w:rsidRDefault="008769C9" w:rsidP="00F30784">
      <w:pPr>
        <w:pStyle w:val="Akapitzlist"/>
        <w:spacing w:before="0" w:after="0"/>
        <w:ind w:left="0"/>
        <w:jc w:val="center"/>
        <w:rPr>
          <w:rFonts w:cstheme="minorHAnsi"/>
          <w:b/>
          <w:bCs/>
          <w:sz w:val="20"/>
          <w:szCs w:val="20"/>
        </w:rPr>
      </w:pPr>
      <w:r w:rsidRPr="001F3834">
        <w:rPr>
          <w:rFonts w:cstheme="minorHAnsi"/>
          <w:b/>
          <w:bCs/>
          <w:sz w:val="20"/>
          <w:szCs w:val="20"/>
        </w:rPr>
        <w:t>Rozwiązanie Umowy</w:t>
      </w:r>
    </w:p>
    <w:p w14:paraId="22109E27" w14:textId="7B24487B" w:rsidR="00617344" w:rsidRPr="001F3834" w:rsidRDefault="009D1809" w:rsidP="006667F9">
      <w:pPr>
        <w:pStyle w:val="Akapitzlist"/>
        <w:numPr>
          <w:ilvl w:val="3"/>
          <w:numId w:val="41"/>
        </w:numPr>
        <w:spacing w:before="0" w:after="0"/>
        <w:ind w:left="426"/>
        <w:jc w:val="both"/>
        <w:rPr>
          <w:rFonts w:cs="Calibri"/>
          <w:sz w:val="20"/>
          <w:szCs w:val="20"/>
        </w:rPr>
      </w:pPr>
      <w:r w:rsidRPr="001F3834">
        <w:rPr>
          <w:rFonts w:cs="Calibri"/>
          <w:sz w:val="20"/>
          <w:szCs w:val="20"/>
        </w:rPr>
        <w:t>Operator</w:t>
      </w:r>
      <w:r w:rsidR="00617344" w:rsidRPr="001F3834">
        <w:rPr>
          <w:rFonts w:cs="Calibri"/>
          <w:sz w:val="20"/>
          <w:szCs w:val="20"/>
        </w:rPr>
        <w:t xml:space="preserve"> może wypowiedzieć </w:t>
      </w:r>
      <w:r w:rsidR="009F6E5F" w:rsidRPr="001F3834">
        <w:rPr>
          <w:rFonts w:cs="Calibri"/>
          <w:sz w:val="20"/>
          <w:szCs w:val="20"/>
        </w:rPr>
        <w:t>U</w:t>
      </w:r>
      <w:r w:rsidR="00617344" w:rsidRPr="001F3834">
        <w:rPr>
          <w:rFonts w:cs="Calibri"/>
          <w:sz w:val="20"/>
          <w:szCs w:val="20"/>
        </w:rPr>
        <w:t xml:space="preserve">mowę z ważnych przyczyn leżących po jego stronie z zachowaniem okresu wypowiedzenia wynoszącego 1 miesiąc, ze skutkiem na ostatni dzień miesiąca, </w:t>
      </w:r>
      <w:r w:rsidR="00451D0B" w:rsidRPr="001F3834">
        <w:rPr>
          <w:rFonts w:cs="Calibri"/>
          <w:sz w:val="20"/>
          <w:szCs w:val="20"/>
        </w:rPr>
        <w:t>w szczególno</w:t>
      </w:r>
      <w:r w:rsidR="00617344" w:rsidRPr="001F3834">
        <w:rPr>
          <w:rFonts w:cs="Calibri"/>
          <w:sz w:val="20"/>
          <w:szCs w:val="20"/>
        </w:rPr>
        <w:t>ści w przypadku:</w:t>
      </w:r>
    </w:p>
    <w:p w14:paraId="728FF8FC" w14:textId="692FE9E7" w:rsidR="00617344" w:rsidRPr="001F3834" w:rsidRDefault="00617344" w:rsidP="003B7BAF">
      <w:pPr>
        <w:pStyle w:val="Akapitzlist"/>
        <w:numPr>
          <w:ilvl w:val="0"/>
          <w:numId w:val="36"/>
        </w:numPr>
        <w:spacing w:before="0" w:after="0"/>
        <w:ind w:left="851"/>
        <w:jc w:val="both"/>
        <w:rPr>
          <w:rFonts w:cs="Calibri"/>
          <w:sz w:val="20"/>
          <w:szCs w:val="20"/>
        </w:rPr>
      </w:pPr>
      <w:r w:rsidRPr="001F3834">
        <w:rPr>
          <w:rFonts w:cs="Calibri"/>
          <w:sz w:val="20"/>
          <w:szCs w:val="20"/>
        </w:rPr>
        <w:t xml:space="preserve">cofnięcia, ograniczenia, wygaśnięcia, zmiany uprawnień lub warunków </w:t>
      </w:r>
      <w:r w:rsidR="00451D0B" w:rsidRPr="001F3834">
        <w:rPr>
          <w:rFonts w:cs="Calibri"/>
          <w:sz w:val="20"/>
          <w:szCs w:val="20"/>
        </w:rPr>
        <w:t>prowadzenia działalności</w:t>
      </w:r>
      <w:r w:rsidRPr="001F3834">
        <w:rPr>
          <w:rFonts w:cs="Calibri"/>
          <w:sz w:val="20"/>
          <w:szCs w:val="20"/>
        </w:rPr>
        <w:t xml:space="preserve"> przez </w:t>
      </w:r>
      <w:r w:rsidR="00451D0B" w:rsidRPr="001F3834">
        <w:rPr>
          <w:rFonts w:cs="Calibri"/>
          <w:sz w:val="20"/>
          <w:szCs w:val="20"/>
        </w:rPr>
        <w:t>Operatora</w:t>
      </w:r>
      <w:r w:rsidR="001F7C58" w:rsidRPr="001F3834">
        <w:rPr>
          <w:rFonts w:cs="Calibri"/>
          <w:sz w:val="20"/>
          <w:szCs w:val="20"/>
        </w:rPr>
        <w:t>, w szczególności</w:t>
      </w:r>
      <w:r w:rsidR="00451D0B" w:rsidRPr="001F3834">
        <w:rPr>
          <w:rFonts w:cs="Calibri"/>
          <w:sz w:val="20"/>
          <w:szCs w:val="20"/>
        </w:rPr>
        <w:t xml:space="preserve"> </w:t>
      </w:r>
      <w:r w:rsidRPr="001F3834">
        <w:rPr>
          <w:rFonts w:cs="Calibri"/>
          <w:sz w:val="20"/>
          <w:szCs w:val="20"/>
        </w:rPr>
        <w:t>w następstwie wydania decyzji administracyjnej, innego orzeczenia lub zmiany prawa;</w:t>
      </w:r>
    </w:p>
    <w:p w14:paraId="184FCBF1" w14:textId="56AA9756" w:rsidR="00617344" w:rsidRPr="001F3834" w:rsidRDefault="00617344" w:rsidP="003B7BAF">
      <w:pPr>
        <w:pStyle w:val="Akapitzlist"/>
        <w:numPr>
          <w:ilvl w:val="0"/>
          <w:numId w:val="36"/>
        </w:numPr>
        <w:spacing w:before="0" w:after="0"/>
        <w:ind w:left="851"/>
        <w:jc w:val="both"/>
        <w:rPr>
          <w:rFonts w:cs="Calibri"/>
          <w:sz w:val="20"/>
          <w:szCs w:val="20"/>
        </w:rPr>
      </w:pPr>
      <w:r w:rsidRPr="001F3834">
        <w:rPr>
          <w:rFonts w:cs="Calibri"/>
          <w:sz w:val="20"/>
          <w:szCs w:val="20"/>
        </w:rPr>
        <w:t>utraty możliwości technicznych,</w:t>
      </w:r>
      <w:r w:rsidR="001F7C58" w:rsidRPr="001F3834">
        <w:rPr>
          <w:rFonts w:cs="Calibri"/>
          <w:sz w:val="20"/>
          <w:szCs w:val="20"/>
        </w:rPr>
        <w:t xml:space="preserve"> organizacyjnych lub finansowych</w:t>
      </w:r>
      <w:r w:rsidRPr="001F3834">
        <w:rPr>
          <w:rFonts w:cs="Calibri"/>
          <w:sz w:val="20"/>
          <w:szCs w:val="20"/>
        </w:rPr>
        <w:t xml:space="preserve"> pozwalających </w:t>
      </w:r>
      <w:r w:rsidR="001F7C58" w:rsidRPr="001F3834">
        <w:rPr>
          <w:rFonts w:cs="Calibri"/>
          <w:sz w:val="20"/>
          <w:szCs w:val="20"/>
        </w:rPr>
        <w:t xml:space="preserve">Operatorowi </w:t>
      </w:r>
      <w:r w:rsidR="00451D0B" w:rsidRPr="001F3834">
        <w:rPr>
          <w:rFonts w:cs="Calibri"/>
          <w:sz w:val="20"/>
          <w:szCs w:val="20"/>
        </w:rPr>
        <w:t>wykonywać Umowę</w:t>
      </w:r>
      <w:r w:rsidRPr="001F3834">
        <w:rPr>
          <w:rFonts w:cs="Calibri"/>
          <w:sz w:val="20"/>
          <w:szCs w:val="20"/>
        </w:rPr>
        <w:t xml:space="preserve"> na dotychczasowym poziomie;</w:t>
      </w:r>
    </w:p>
    <w:p w14:paraId="484FA1B6" w14:textId="5332B037" w:rsidR="00617344" w:rsidRPr="001F3834" w:rsidRDefault="00617344" w:rsidP="003B7BAF">
      <w:pPr>
        <w:pStyle w:val="Akapitzlist"/>
        <w:numPr>
          <w:ilvl w:val="0"/>
          <w:numId w:val="36"/>
        </w:numPr>
        <w:spacing w:before="0" w:after="0"/>
        <w:ind w:left="851"/>
        <w:jc w:val="both"/>
        <w:rPr>
          <w:rFonts w:cs="Calibri"/>
          <w:sz w:val="20"/>
          <w:szCs w:val="20"/>
        </w:rPr>
      </w:pPr>
      <w:r w:rsidRPr="001F3834">
        <w:rPr>
          <w:rFonts w:cs="Calibri"/>
          <w:sz w:val="20"/>
          <w:szCs w:val="20"/>
        </w:rPr>
        <w:t xml:space="preserve">zmiany charakteru działalności prowadzonej przez </w:t>
      </w:r>
      <w:r w:rsidR="00451D0B" w:rsidRPr="001F3834">
        <w:rPr>
          <w:rFonts w:cs="Calibri"/>
          <w:sz w:val="20"/>
          <w:szCs w:val="20"/>
        </w:rPr>
        <w:t>Operatora</w:t>
      </w:r>
      <w:r w:rsidR="007B2228" w:rsidRPr="001F3834">
        <w:rPr>
          <w:rFonts w:cs="Calibri"/>
          <w:sz w:val="20"/>
          <w:szCs w:val="20"/>
        </w:rPr>
        <w:t>, rezygnacji z Najmu Schowków, wycofania Aplikacji z obrotu itp.</w:t>
      </w:r>
      <w:r w:rsidRPr="001F3834">
        <w:rPr>
          <w:rFonts w:cs="Calibri"/>
          <w:sz w:val="20"/>
          <w:szCs w:val="20"/>
        </w:rPr>
        <w:t>.</w:t>
      </w:r>
    </w:p>
    <w:p w14:paraId="31FB8FB2" w14:textId="52E48589" w:rsidR="00617344" w:rsidRPr="001F3834" w:rsidRDefault="009D1809" w:rsidP="006667F9">
      <w:pPr>
        <w:pStyle w:val="Akapitzlist"/>
        <w:numPr>
          <w:ilvl w:val="3"/>
          <w:numId w:val="41"/>
        </w:numPr>
        <w:spacing w:before="0" w:after="0"/>
        <w:ind w:left="426"/>
        <w:jc w:val="both"/>
        <w:rPr>
          <w:rFonts w:cs="Calibri"/>
          <w:sz w:val="20"/>
          <w:szCs w:val="20"/>
        </w:rPr>
      </w:pPr>
      <w:r w:rsidRPr="001F3834">
        <w:rPr>
          <w:rFonts w:cs="Calibri"/>
          <w:sz w:val="20"/>
          <w:szCs w:val="20"/>
        </w:rPr>
        <w:t>Operator</w:t>
      </w:r>
      <w:r w:rsidR="00617344" w:rsidRPr="001F3834">
        <w:rPr>
          <w:rFonts w:cs="Calibri"/>
          <w:sz w:val="20"/>
          <w:szCs w:val="20"/>
        </w:rPr>
        <w:t xml:space="preserve"> może </w:t>
      </w:r>
      <w:r w:rsidR="00CF466B" w:rsidRPr="001F3834">
        <w:rPr>
          <w:rFonts w:cs="Calibri"/>
          <w:sz w:val="20"/>
          <w:szCs w:val="20"/>
        </w:rPr>
        <w:t>rozwiązać</w:t>
      </w:r>
      <w:r w:rsidR="00617344" w:rsidRPr="001F3834">
        <w:rPr>
          <w:rFonts w:cs="Calibri"/>
          <w:sz w:val="20"/>
          <w:szCs w:val="20"/>
        </w:rPr>
        <w:t xml:space="preserve"> </w:t>
      </w:r>
      <w:r w:rsidR="00A35BC3" w:rsidRPr="001F3834">
        <w:rPr>
          <w:rFonts w:cs="Calibri"/>
          <w:sz w:val="20"/>
          <w:szCs w:val="20"/>
        </w:rPr>
        <w:t>U</w:t>
      </w:r>
      <w:r w:rsidR="00617344" w:rsidRPr="001F3834">
        <w:rPr>
          <w:rFonts w:cs="Calibri"/>
          <w:sz w:val="20"/>
          <w:szCs w:val="20"/>
        </w:rPr>
        <w:t>mowę</w:t>
      </w:r>
      <w:r w:rsidR="00A35BC3" w:rsidRPr="001F3834">
        <w:rPr>
          <w:rFonts w:cs="Calibri"/>
          <w:sz w:val="20"/>
          <w:szCs w:val="20"/>
        </w:rPr>
        <w:t>, w całości lub w części,</w:t>
      </w:r>
      <w:r w:rsidR="00617344" w:rsidRPr="001F3834">
        <w:rPr>
          <w:rFonts w:cs="Calibri"/>
          <w:sz w:val="20"/>
          <w:szCs w:val="20"/>
        </w:rPr>
        <w:t xml:space="preserve"> bez zachowania okresu wypowiedzenia</w:t>
      </w:r>
      <w:r w:rsidR="00CF466B" w:rsidRPr="001F3834">
        <w:rPr>
          <w:rFonts w:cs="Calibri"/>
          <w:sz w:val="20"/>
          <w:szCs w:val="20"/>
        </w:rPr>
        <w:t>,</w:t>
      </w:r>
      <w:r w:rsidR="00617344" w:rsidRPr="001F3834">
        <w:rPr>
          <w:rFonts w:cs="Calibri"/>
          <w:sz w:val="20"/>
          <w:szCs w:val="20"/>
        </w:rPr>
        <w:t xml:space="preserve"> po uprzednim wezwaniu </w:t>
      </w:r>
      <w:r w:rsidR="00A35BC3" w:rsidRPr="001F3834">
        <w:rPr>
          <w:rFonts w:cs="Calibri"/>
          <w:sz w:val="20"/>
          <w:szCs w:val="20"/>
        </w:rPr>
        <w:t>Użytkownika</w:t>
      </w:r>
      <w:r w:rsidR="00617344" w:rsidRPr="001F3834">
        <w:rPr>
          <w:rFonts w:cs="Calibri"/>
          <w:sz w:val="20"/>
          <w:szCs w:val="20"/>
        </w:rPr>
        <w:t xml:space="preserve"> do określonego działania lub zaniechania</w:t>
      </w:r>
      <w:r w:rsidR="00971C9D" w:rsidRPr="001F3834">
        <w:rPr>
          <w:rFonts w:cs="Calibri"/>
          <w:sz w:val="20"/>
          <w:szCs w:val="20"/>
        </w:rPr>
        <w:t xml:space="preserve"> i wyznaczeniu mu terminu dodatkowego na usunięcie naruszeń, w każdym przypadku, o którym mowa w </w:t>
      </w:r>
      <w:r w:rsidR="00803C7F" w:rsidRPr="001F3834">
        <w:rPr>
          <w:rFonts w:cs="Calibri"/>
          <w:sz w:val="20"/>
          <w:szCs w:val="20"/>
        </w:rPr>
        <w:t>§ 29 ust. 2.</w:t>
      </w:r>
    </w:p>
    <w:p w14:paraId="179677DD" w14:textId="24B8D729" w:rsidR="00617344" w:rsidRPr="001F3834" w:rsidRDefault="00617344" w:rsidP="006667F9">
      <w:pPr>
        <w:pStyle w:val="Akapitzlist"/>
        <w:numPr>
          <w:ilvl w:val="3"/>
          <w:numId w:val="41"/>
        </w:numPr>
        <w:spacing w:before="0" w:after="0"/>
        <w:ind w:left="426"/>
        <w:jc w:val="both"/>
        <w:rPr>
          <w:rFonts w:cs="Calibri"/>
          <w:sz w:val="20"/>
          <w:szCs w:val="20"/>
        </w:rPr>
      </w:pPr>
      <w:r w:rsidRPr="001F3834">
        <w:rPr>
          <w:rFonts w:cs="Calibri"/>
          <w:sz w:val="20"/>
          <w:szCs w:val="20"/>
        </w:rPr>
        <w:t xml:space="preserve">W przypadku </w:t>
      </w:r>
      <w:r w:rsidR="0001580F" w:rsidRPr="001F3834">
        <w:rPr>
          <w:rFonts w:cs="Calibri"/>
          <w:sz w:val="20"/>
          <w:szCs w:val="20"/>
        </w:rPr>
        <w:t>rozwiązania</w:t>
      </w:r>
      <w:r w:rsidRPr="001F3834">
        <w:rPr>
          <w:rFonts w:cs="Calibri"/>
          <w:sz w:val="20"/>
          <w:szCs w:val="20"/>
        </w:rPr>
        <w:t xml:space="preserve"> Umowy z </w:t>
      </w:r>
      <w:r w:rsidR="0001580F" w:rsidRPr="001F3834">
        <w:rPr>
          <w:rFonts w:cs="Calibri"/>
          <w:sz w:val="20"/>
          <w:szCs w:val="20"/>
        </w:rPr>
        <w:t>przyczyn leżących po stronie</w:t>
      </w:r>
      <w:r w:rsidRPr="001F3834">
        <w:rPr>
          <w:rFonts w:cs="Calibri"/>
          <w:sz w:val="20"/>
          <w:szCs w:val="20"/>
        </w:rPr>
        <w:t xml:space="preserve"> </w:t>
      </w:r>
      <w:r w:rsidR="00BD34C5" w:rsidRPr="001F3834">
        <w:rPr>
          <w:rFonts w:cs="Calibri"/>
          <w:sz w:val="20"/>
          <w:szCs w:val="20"/>
        </w:rPr>
        <w:t>Użytkownika</w:t>
      </w:r>
      <w:r w:rsidRPr="001F3834">
        <w:rPr>
          <w:rFonts w:cs="Calibri"/>
          <w:sz w:val="20"/>
          <w:szCs w:val="20"/>
        </w:rPr>
        <w:t xml:space="preserve"> przez </w:t>
      </w:r>
      <w:r w:rsidR="00BD34C5" w:rsidRPr="001F3834">
        <w:rPr>
          <w:rFonts w:cs="Calibri"/>
          <w:sz w:val="20"/>
          <w:szCs w:val="20"/>
        </w:rPr>
        <w:t>Operatora Użytkownikowi</w:t>
      </w:r>
      <w:r w:rsidRPr="001F3834">
        <w:rPr>
          <w:rFonts w:cs="Calibri"/>
          <w:sz w:val="20"/>
          <w:szCs w:val="20"/>
        </w:rPr>
        <w:t xml:space="preserve"> nie przysługują roszczenia odszkodowawcze wobec </w:t>
      </w:r>
      <w:r w:rsidR="00BD34C5" w:rsidRPr="001F3834">
        <w:rPr>
          <w:rFonts w:cs="Calibri"/>
          <w:sz w:val="20"/>
          <w:szCs w:val="20"/>
        </w:rPr>
        <w:t>Operatora</w:t>
      </w:r>
      <w:r w:rsidRPr="001F3834">
        <w:rPr>
          <w:rFonts w:cs="Calibri"/>
          <w:sz w:val="20"/>
          <w:szCs w:val="20"/>
        </w:rPr>
        <w:t xml:space="preserve">, jak również nie przysługuje zwrot </w:t>
      </w:r>
      <w:r w:rsidR="00803C7F" w:rsidRPr="001F3834">
        <w:rPr>
          <w:rFonts w:cs="Calibri"/>
          <w:sz w:val="20"/>
          <w:szCs w:val="20"/>
        </w:rPr>
        <w:t xml:space="preserve">jakichkolwiek </w:t>
      </w:r>
      <w:r w:rsidR="006829A8" w:rsidRPr="001F3834">
        <w:rPr>
          <w:rFonts w:cs="Calibri"/>
          <w:sz w:val="20"/>
          <w:szCs w:val="20"/>
        </w:rPr>
        <w:t>O</w:t>
      </w:r>
      <w:r w:rsidR="00BD34C5" w:rsidRPr="001F3834">
        <w:rPr>
          <w:rFonts w:cs="Calibri"/>
          <w:sz w:val="20"/>
          <w:szCs w:val="20"/>
        </w:rPr>
        <w:t>płat</w:t>
      </w:r>
      <w:r w:rsidRPr="001F3834">
        <w:rPr>
          <w:rFonts w:cs="Calibri"/>
          <w:sz w:val="20"/>
          <w:szCs w:val="20"/>
        </w:rPr>
        <w:t xml:space="preserve">. Ograniczenie to nie dotyczy </w:t>
      </w:r>
      <w:r w:rsidR="00BD34C5" w:rsidRPr="001F3834">
        <w:rPr>
          <w:rFonts w:cs="Calibri"/>
          <w:sz w:val="20"/>
          <w:szCs w:val="20"/>
        </w:rPr>
        <w:t>Użytkowników</w:t>
      </w:r>
      <w:r w:rsidRPr="001F3834">
        <w:rPr>
          <w:rFonts w:cs="Calibri"/>
          <w:sz w:val="20"/>
          <w:szCs w:val="20"/>
        </w:rPr>
        <w:t xml:space="preserve"> będących konsumentami</w:t>
      </w:r>
      <w:r w:rsidR="006829A8" w:rsidRPr="001F3834">
        <w:rPr>
          <w:rFonts w:cs="Calibri"/>
          <w:sz w:val="20"/>
          <w:szCs w:val="20"/>
        </w:rPr>
        <w:t xml:space="preserve"> lub PNPK</w:t>
      </w:r>
      <w:r w:rsidRPr="001F3834">
        <w:rPr>
          <w:rFonts w:cs="Calibri"/>
          <w:sz w:val="20"/>
          <w:szCs w:val="20"/>
        </w:rPr>
        <w:t>.</w:t>
      </w:r>
    </w:p>
    <w:p w14:paraId="7377386F" w14:textId="1D8E6FF5" w:rsidR="008A4596" w:rsidRPr="001F3834" w:rsidRDefault="008A4596" w:rsidP="00F30784">
      <w:pPr>
        <w:spacing w:line="276" w:lineRule="auto"/>
        <w:jc w:val="center"/>
        <w:rPr>
          <w:rFonts w:ascii="Cambria" w:hAnsi="Cambria" w:cs="Calibri"/>
          <w:b/>
          <w:sz w:val="20"/>
          <w:szCs w:val="20"/>
        </w:rPr>
      </w:pPr>
    </w:p>
    <w:p w14:paraId="7FD066C4" w14:textId="5744CA9B" w:rsidR="00C0487D" w:rsidRPr="001F3834" w:rsidRDefault="00C0487D" w:rsidP="00C0487D">
      <w:pPr>
        <w:spacing w:line="276" w:lineRule="auto"/>
        <w:jc w:val="center"/>
        <w:rPr>
          <w:rFonts w:ascii="Cambria" w:hAnsi="Cambria" w:cs="Calibri"/>
          <w:b/>
          <w:sz w:val="20"/>
          <w:szCs w:val="20"/>
        </w:rPr>
      </w:pPr>
      <w:r w:rsidRPr="001F3834">
        <w:rPr>
          <w:rFonts w:ascii="Cambria" w:hAnsi="Cambria" w:cs="Calibri"/>
          <w:b/>
          <w:sz w:val="20"/>
          <w:szCs w:val="20"/>
        </w:rPr>
        <w:t xml:space="preserve">§ </w:t>
      </w:r>
      <w:r w:rsidR="00803C7F" w:rsidRPr="001F3834">
        <w:rPr>
          <w:rFonts w:ascii="Cambria" w:hAnsi="Cambria" w:cs="Calibri"/>
          <w:b/>
          <w:sz w:val="20"/>
          <w:szCs w:val="20"/>
        </w:rPr>
        <w:t>33</w:t>
      </w:r>
      <w:r w:rsidRPr="001F3834">
        <w:rPr>
          <w:rFonts w:ascii="Cambria" w:hAnsi="Cambria" w:cs="Calibri"/>
          <w:b/>
          <w:sz w:val="20"/>
          <w:szCs w:val="20"/>
        </w:rPr>
        <w:t>.</w:t>
      </w:r>
    </w:p>
    <w:p w14:paraId="79036768" w14:textId="77777777" w:rsidR="00C0487D" w:rsidRPr="001F3834" w:rsidRDefault="00C0487D" w:rsidP="00C0487D">
      <w:pPr>
        <w:spacing w:line="276" w:lineRule="auto"/>
        <w:jc w:val="center"/>
        <w:rPr>
          <w:rFonts w:ascii="Cambria" w:hAnsi="Cambria" w:cs="Calibri"/>
          <w:b/>
          <w:sz w:val="20"/>
          <w:szCs w:val="20"/>
        </w:rPr>
      </w:pPr>
      <w:r w:rsidRPr="001F3834">
        <w:rPr>
          <w:rFonts w:ascii="Cambria" w:hAnsi="Cambria" w:cs="Calibri"/>
          <w:b/>
          <w:sz w:val="20"/>
          <w:szCs w:val="20"/>
        </w:rPr>
        <w:t>Odstąpienie bez podania przyczyn</w:t>
      </w:r>
    </w:p>
    <w:p w14:paraId="12A30AE1" w14:textId="635846D7" w:rsidR="00C0487D" w:rsidRPr="001F3834" w:rsidRDefault="00B654B5" w:rsidP="006667F9">
      <w:pPr>
        <w:numPr>
          <w:ilvl w:val="0"/>
          <w:numId w:val="65"/>
        </w:numPr>
        <w:spacing w:line="276" w:lineRule="auto"/>
        <w:ind w:left="426"/>
        <w:jc w:val="both"/>
        <w:rPr>
          <w:rFonts w:ascii="Cambria" w:hAnsi="Cambria" w:cs="Calibri"/>
          <w:sz w:val="20"/>
          <w:szCs w:val="20"/>
        </w:rPr>
      </w:pPr>
      <w:r w:rsidRPr="001F3834">
        <w:rPr>
          <w:rFonts w:ascii="Cambria" w:hAnsi="Cambria" w:cs="Calibri"/>
          <w:sz w:val="20"/>
          <w:szCs w:val="20"/>
        </w:rPr>
        <w:t>Użytkownik</w:t>
      </w:r>
      <w:r w:rsidR="00C0487D" w:rsidRPr="001F3834">
        <w:rPr>
          <w:rFonts w:ascii="Cambria" w:hAnsi="Cambria" w:cs="Calibri"/>
          <w:sz w:val="20"/>
          <w:szCs w:val="20"/>
        </w:rPr>
        <w:t xml:space="preserve"> będący konsumentem</w:t>
      </w:r>
      <w:r w:rsidR="006829A8" w:rsidRPr="001F3834">
        <w:rPr>
          <w:rFonts w:ascii="Cambria" w:hAnsi="Cambria" w:cs="Calibri"/>
          <w:sz w:val="20"/>
          <w:szCs w:val="20"/>
        </w:rPr>
        <w:t xml:space="preserve"> lub PNPK</w:t>
      </w:r>
      <w:r w:rsidR="00C0487D" w:rsidRPr="001F3834">
        <w:rPr>
          <w:rFonts w:ascii="Cambria" w:hAnsi="Cambria" w:cs="Calibri"/>
          <w:sz w:val="20"/>
          <w:szCs w:val="20"/>
        </w:rPr>
        <w:t xml:space="preserve"> co do zasady może odstąpić od Umowy zawartej na odległość bez podania przyczyny w terminie 14 dni od dnia jej zawarcia, składając Operatorowi oświadczenie o odstąpieniu. W celu skorzystania z uprawnienia do odstąpienia od Umowy bez podania przyczyn </w:t>
      </w:r>
      <w:r w:rsidRPr="001F3834">
        <w:rPr>
          <w:rFonts w:ascii="Cambria" w:hAnsi="Cambria" w:cs="Calibri"/>
          <w:sz w:val="20"/>
          <w:szCs w:val="20"/>
        </w:rPr>
        <w:t>Użytkownik</w:t>
      </w:r>
      <w:r w:rsidR="00C0487D" w:rsidRPr="001F3834">
        <w:rPr>
          <w:rFonts w:ascii="Cambria" w:hAnsi="Cambria" w:cs="Calibri"/>
          <w:sz w:val="20"/>
          <w:szCs w:val="20"/>
        </w:rPr>
        <w:t xml:space="preserve"> powinien przesłać Operatorowi oświadczenie na piśmie lub w postaci elektronicznej, zgodnie z danymi kontaktowymi Operatora. Wzór oświadczenia stanowi Załącznik nr 1.</w:t>
      </w:r>
    </w:p>
    <w:p w14:paraId="13E5043A" w14:textId="152CAC86" w:rsidR="00C0487D" w:rsidRPr="001F3834" w:rsidRDefault="00C0487D" w:rsidP="006667F9">
      <w:pPr>
        <w:numPr>
          <w:ilvl w:val="0"/>
          <w:numId w:val="65"/>
        </w:numPr>
        <w:spacing w:line="276" w:lineRule="auto"/>
        <w:ind w:left="426" w:hanging="426"/>
        <w:jc w:val="both"/>
        <w:rPr>
          <w:rFonts w:ascii="Cambria" w:hAnsi="Cambria" w:cs="Calibri"/>
          <w:sz w:val="20"/>
          <w:szCs w:val="20"/>
        </w:rPr>
      </w:pPr>
      <w:r w:rsidRPr="001F3834">
        <w:rPr>
          <w:rFonts w:ascii="Cambria" w:hAnsi="Cambria" w:cs="Calibri"/>
          <w:sz w:val="20"/>
          <w:szCs w:val="20"/>
        </w:rPr>
        <w:lastRenderedPageBreak/>
        <w:t>Zgodnie z art. 38 ustawy z dnia 30 maja 2014 r. o prawach konsumenta (t. j. Dz. U. 2020 poz. 2</w:t>
      </w:r>
      <w:r w:rsidR="00622DD9" w:rsidRPr="001F3834">
        <w:rPr>
          <w:rFonts w:ascii="Cambria" w:hAnsi="Cambria" w:cs="Calibri"/>
          <w:sz w:val="20"/>
          <w:szCs w:val="20"/>
        </w:rPr>
        <w:t>8</w:t>
      </w:r>
      <w:r w:rsidRPr="001F3834">
        <w:rPr>
          <w:rFonts w:ascii="Cambria" w:hAnsi="Cambria" w:cs="Calibri"/>
          <w:sz w:val="20"/>
          <w:szCs w:val="20"/>
        </w:rPr>
        <w:t xml:space="preserve">7, z późn. zm. — dalej: u.p.k.) </w:t>
      </w:r>
      <w:r w:rsidR="007B3487" w:rsidRPr="001F3834">
        <w:rPr>
          <w:rFonts w:ascii="Cambria" w:hAnsi="Cambria" w:cs="Calibri"/>
          <w:sz w:val="20"/>
          <w:szCs w:val="20"/>
        </w:rPr>
        <w:t>Użytkownikowi</w:t>
      </w:r>
      <w:r w:rsidRPr="001F3834">
        <w:rPr>
          <w:rFonts w:ascii="Cambria" w:hAnsi="Cambria" w:cs="Calibri"/>
          <w:sz w:val="20"/>
          <w:szCs w:val="20"/>
        </w:rPr>
        <w:t xml:space="preserve"> nie przysługuje prawo do odstąpienia od </w:t>
      </w:r>
      <w:r w:rsidR="007B3487" w:rsidRPr="001F3834">
        <w:rPr>
          <w:rFonts w:ascii="Cambria" w:hAnsi="Cambria" w:cs="Calibri"/>
          <w:sz w:val="20"/>
          <w:szCs w:val="20"/>
        </w:rPr>
        <w:t>U</w:t>
      </w:r>
      <w:r w:rsidRPr="001F3834">
        <w:rPr>
          <w:rFonts w:ascii="Cambria" w:hAnsi="Cambria" w:cs="Calibri"/>
          <w:sz w:val="20"/>
          <w:szCs w:val="20"/>
        </w:rPr>
        <w:t>mowy:</w:t>
      </w:r>
    </w:p>
    <w:p w14:paraId="53DFD82C" w14:textId="28FF87B8" w:rsidR="00C0487D" w:rsidRPr="001F3834" w:rsidRDefault="00C0487D" w:rsidP="006667F9">
      <w:pPr>
        <w:pStyle w:val="Akapitzlist"/>
        <w:numPr>
          <w:ilvl w:val="0"/>
          <w:numId w:val="66"/>
        </w:numPr>
        <w:shd w:val="clear" w:color="auto" w:fill="FFFFFF"/>
        <w:spacing w:before="0" w:after="0"/>
        <w:ind w:left="851"/>
        <w:jc w:val="both"/>
        <w:rPr>
          <w:rFonts w:ascii="Cambria" w:eastAsia="Times New Roman" w:hAnsi="Cambria" w:cs="Times New Roman"/>
          <w:sz w:val="20"/>
          <w:szCs w:val="20"/>
          <w:lang w:eastAsia="pl-PL"/>
        </w:rPr>
      </w:pPr>
      <w:r w:rsidRPr="001F3834">
        <w:rPr>
          <w:rFonts w:ascii="Cambria" w:eastAsia="Times New Roman" w:hAnsi="Cambria" w:cs="Times New Roman"/>
          <w:sz w:val="20"/>
          <w:szCs w:val="20"/>
          <w:lang w:eastAsia="pl-PL"/>
        </w:rPr>
        <w:t xml:space="preserve">o świadczenie usług, jeżeli </w:t>
      </w:r>
      <w:r w:rsidR="007B3487" w:rsidRPr="001F3834">
        <w:rPr>
          <w:rFonts w:ascii="Cambria" w:eastAsia="Times New Roman" w:hAnsi="Cambria" w:cs="Times New Roman"/>
          <w:sz w:val="20"/>
          <w:szCs w:val="20"/>
          <w:lang w:eastAsia="pl-PL"/>
        </w:rPr>
        <w:t>Operator</w:t>
      </w:r>
      <w:r w:rsidRPr="001F3834">
        <w:rPr>
          <w:rFonts w:ascii="Cambria" w:eastAsia="Times New Roman" w:hAnsi="Cambria" w:cs="Times New Roman"/>
          <w:sz w:val="20"/>
          <w:szCs w:val="20"/>
          <w:lang w:eastAsia="pl-PL"/>
        </w:rPr>
        <w:t xml:space="preserve"> wykonał w pełni usługę za wyraźną zgodą </w:t>
      </w:r>
      <w:bookmarkStart w:id="4" w:name="highlightHit_101"/>
      <w:bookmarkEnd w:id="4"/>
      <w:r w:rsidR="007B3487" w:rsidRPr="001F3834">
        <w:rPr>
          <w:rFonts w:ascii="Cambria" w:eastAsia="Times New Roman" w:hAnsi="Cambria" w:cs="Times New Roman"/>
          <w:sz w:val="20"/>
          <w:szCs w:val="20"/>
          <w:lang w:eastAsia="pl-PL"/>
        </w:rPr>
        <w:t>Użytkownika</w:t>
      </w:r>
      <w:r w:rsidRPr="001F3834">
        <w:rPr>
          <w:rFonts w:ascii="Cambria" w:eastAsia="Times New Roman" w:hAnsi="Cambria" w:cs="Times New Roman"/>
          <w:sz w:val="20"/>
          <w:szCs w:val="20"/>
          <w:lang w:eastAsia="pl-PL"/>
        </w:rPr>
        <w:t xml:space="preserve">, który został poinformowany przed rozpoczęciem świadczenia, że po spełnieniu świadczenia przez </w:t>
      </w:r>
      <w:r w:rsidR="00980386" w:rsidRPr="001F3834">
        <w:rPr>
          <w:rFonts w:ascii="Cambria" w:eastAsia="Times New Roman" w:hAnsi="Cambria" w:cs="Times New Roman"/>
          <w:sz w:val="20"/>
          <w:szCs w:val="20"/>
          <w:lang w:eastAsia="pl-PL"/>
        </w:rPr>
        <w:t>Operatora</w:t>
      </w:r>
      <w:r w:rsidRPr="001F3834">
        <w:rPr>
          <w:rFonts w:ascii="Cambria" w:eastAsia="Times New Roman" w:hAnsi="Cambria" w:cs="Times New Roman"/>
          <w:sz w:val="20"/>
          <w:szCs w:val="20"/>
          <w:lang w:eastAsia="pl-PL"/>
        </w:rPr>
        <w:t xml:space="preserve"> utraci </w:t>
      </w:r>
      <w:bookmarkStart w:id="5" w:name="highlightHit_102"/>
      <w:bookmarkEnd w:id="5"/>
      <w:r w:rsidRPr="001F3834">
        <w:rPr>
          <w:rFonts w:ascii="Cambria" w:eastAsia="Times New Roman" w:hAnsi="Cambria" w:cs="Times New Roman"/>
          <w:sz w:val="20"/>
          <w:szCs w:val="20"/>
          <w:lang w:eastAsia="pl-PL"/>
        </w:rPr>
        <w:t xml:space="preserve">prawo odstąpienia od </w:t>
      </w:r>
      <w:r w:rsidR="00B60591" w:rsidRPr="001F3834">
        <w:rPr>
          <w:rFonts w:ascii="Cambria" w:eastAsia="Times New Roman" w:hAnsi="Cambria" w:cs="Times New Roman"/>
          <w:sz w:val="20"/>
          <w:szCs w:val="20"/>
          <w:lang w:eastAsia="pl-PL"/>
        </w:rPr>
        <w:t>U</w:t>
      </w:r>
      <w:r w:rsidRPr="001F3834">
        <w:rPr>
          <w:rFonts w:ascii="Cambria" w:eastAsia="Times New Roman" w:hAnsi="Cambria" w:cs="Times New Roman"/>
          <w:sz w:val="20"/>
          <w:szCs w:val="20"/>
          <w:lang w:eastAsia="pl-PL"/>
        </w:rPr>
        <w:t>mowy;</w:t>
      </w:r>
    </w:p>
    <w:p w14:paraId="00903827" w14:textId="465DF41E" w:rsidR="00C0487D" w:rsidRPr="001F3834" w:rsidRDefault="00C0487D" w:rsidP="006667F9">
      <w:pPr>
        <w:pStyle w:val="Akapitzlist"/>
        <w:numPr>
          <w:ilvl w:val="0"/>
          <w:numId w:val="66"/>
        </w:numPr>
        <w:shd w:val="clear" w:color="auto" w:fill="FFFFFF"/>
        <w:spacing w:before="0" w:after="0"/>
        <w:ind w:left="851"/>
        <w:jc w:val="both"/>
        <w:rPr>
          <w:rFonts w:ascii="Cambria" w:eastAsia="Times New Roman" w:hAnsi="Cambria" w:cs="Times New Roman"/>
          <w:sz w:val="20"/>
          <w:szCs w:val="20"/>
          <w:lang w:eastAsia="pl-PL"/>
        </w:rPr>
      </w:pPr>
      <w:bookmarkStart w:id="6" w:name="mip53181991"/>
      <w:bookmarkStart w:id="7" w:name="mip53181995"/>
      <w:bookmarkEnd w:id="6"/>
      <w:bookmarkEnd w:id="7"/>
      <w:r w:rsidRPr="001F3834">
        <w:rPr>
          <w:rFonts w:ascii="Cambria" w:eastAsia="Times New Roman" w:hAnsi="Cambria" w:cs="Times New Roman"/>
          <w:color w:val="auto"/>
          <w:sz w:val="20"/>
          <w:szCs w:val="20"/>
          <w:lang w:eastAsia="pl-PL"/>
        </w:rPr>
        <w:t>dostarczanie treści cyfrowych, które nie są zapisane na nośniku materialnym, jeżeli spełnianie świadczenia rozpoczęło się za wyraźną zgodą </w:t>
      </w:r>
      <w:bookmarkStart w:id="8" w:name="highlightHit_111"/>
      <w:bookmarkEnd w:id="8"/>
      <w:r w:rsidR="00980386" w:rsidRPr="001F3834">
        <w:rPr>
          <w:rFonts w:ascii="Cambria" w:eastAsia="Times New Roman" w:hAnsi="Cambria" w:cs="Times New Roman"/>
          <w:color w:val="auto"/>
          <w:sz w:val="20"/>
          <w:szCs w:val="20"/>
          <w:lang w:eastAsia="pl-PL"/>
        </w:rPr>
        <w:t>Użytkownika</w:t>
      </w:r>
      <w:r w:rsidRPr="001F3834">
        <w:rPr>
          <w:rFonts w:ascii="Cambria" w:eastAsia="Times New Roman" w:hAnsi="Cambria" w:cs="Times New Roman"/>
          <w:color w:val="auto"/>
          <w:sz w:val="20"/>
          <w:szCs w:val="20"/>
          <w:lang w:eastAsia="pl-PL"/>
        </w:rPr>
        <w:t xml:space="preserve"> przed upływem terminu do odstąpienia od </w:t>
      </w:r>
      <w:r w:rsidR="007B3487" w:rsidRPr="001F3834">
        <w:rPr>
          <w:rFonts w:ascii="Cambria" w:eastAsia="Times New Roman" w:hAnsi="Cambria" w:cs="Times New Roman"/>
          <w:color w:val="auto"/>
          <w:sz w:val="20"/>
          <w:szCs w:val="20"/>
          <w:lang w:eastAsia="pl-PL"/>
        </w:rPr>
        <w:t>U</w:t>
      </w:r>
      <w:r w:rsidRPr="001F3834">
        <w:rPr>
          <w:rFonts w:ascii="Cambria" w:eastAsia="Times New Roman" w:hAnsi="Cambria" w:cs="Times New Roman"/>
          <w:color w:val="auto"/>
          <w:sz w:val="20"/>
          <w:szCs w:val="20"/>
          <w:lang w:eastAsia="pl-PL"/>
        </w:rPr>
        <w:t xml:space="preserve">mowy i po poinformowaniu go </w:t>
      </w:r>
      <w:r w:rsidRPr="001F3834">
        <w:rPr>
          <w:rFonts w:ascii="Cambria" w:eastAsia="Times New Roman" w:hAnsi="Cambria" w:cs="Times New Roman"/>
          <w:sz w:val="20"/>
          <w:szCs w:val="20"/>
          <w:lang w:eastAsia="pl-PL"/>
        </w:rPr>
        <w:t xml:space="preserve">przez </w:t>
      </w:r>
      <w:r w:rsidR="00980386" w:rsidRPr="001F3834">
        <w:rPr>
          <w:rFonts w:ascii="Cambria" w:eastAsia="Times New Roman" w:hAnsi="Cambria" w:cs="Times New Roman"/>
          <w:sz w:val="20"/>
          <w:szCs w:val="20"/>
          <w:lang w:eastAsia="pl-PL"/>
        </w:rPr>
        <w:t>Operatora</w:t>
      </w:r>
      <w:r w:rsidRPr="001F3834">
        <w:rPr>
          <w:rFonts w:ascii="Cambria" w:eastAsia="Times New Roman" w:hAnsi="Cambria" w:cs="Times New Roman"/>
          <w:sz w:val="20"/>
          <w:szCs w:val="20"/>
          <w:lang w:eastAsia="pl-PL"/>
        </w:rPr>
        <w:t xml:space="preserve"> o utracie </w:t>
      </w:r>
      <w:bookmarkStart w:id="9" w:name="highlightHit_112"/>
      <w:bookmarkEnd w:id="9"/>
      <w:r w:rsidRPr="001F3834">
        <w:rPr>
          <w:rFonts w:ascii="Cambria" w:eastAsia="Times New Roman" w:hAnsi="Cambria" w:cs="Times New Roman"/>
          <w:sz w:val="20"/>
          <w:szCs w:val="20"/>
          <w:lang w:eastAsia="pl-PL"/>
        </w:rPr>
        <w:t xml:space="preserve">prawa odstąpienia od </w:t>
      </w:r>
      <w:r w:rsidR="007B3487" w:rsidRPr="001F3834">
        <w:rPr>
          <w:rFonts w:ascii="Cambria" w:eastAsia="Times New Roman" w:hAnsi="Cambria" w:cs="Times New Roman"/>
          <w:sz w:val="20"/>
          <w:szCs w:val="20"/>
          <w:lang w:eastAsia="pl-PL"/>
        </w:rPr>
        <w:t>U</w:t>
      </w:r>
      <w:r w:rsidRPr="001F3834">
        <w:rPr>
          <w:rFonts w:ascii="Cambria" w:eastAsia="Times New Roman" w:hAnsi="Cambria" w:cs="Times New Roman"/>
          <w:sz w:val="20"/>
          <w:szCs w:val="20"/>
          <w:lang w:eastAsia="pl-PL"/>
        </w:rPr>
        <w:t>mowy.</w:t>
      </w:r>
    </w:p>
    <w:p w14:paraId="37C6F015" w14:textId="007ADB90" w:rsidR="00C0487D" w:rsidRPr="001F3834" w:rsidRDefault="00980386" w:rsidP="006667F9">
      <w:pPr>
        <w:numPr>
          <w:ilvl w:val="0"/>
          <w:numId w:val="65"/>
        </w:numPr>
        <w:spacing w:line="276" w:lineRule="auto"/>
        <w:ind w:left="426" w:hanging="284"/>
        <w:jc w:val="both"/>
        <w:rPr>
          <w:rFonts w:ascii="Cambria" w:hAnsi="Cambria" w:cs="Calibri"/>
          <w:sz w:val="20"/>
          <w:szCs w:val="20"/>
        </w:rPr>
      </w:pPr>
      <w:r w:rsidRPr="001F3834">
        <w:rPr>
          <w:rFonts w:ascii="Cambria" w:hAnsi="Cambria" w:cs="Calibri"/>
          <w:sz w:val="20"/>
          <w:szCs w:val="20"/>
        </w:rPr>
        <w:t>Użytkownikowi</w:t>
      </w:r>
      <w:r w:rsidR="00C0487D" w:rsidRPr="001F3834">
        <w:rPr>
          <w:rFonts w:ascii="Cambria" w:hAnsi="Cambria" w:cs="Calibri"/>
          <w:sz w:val="20"/>
          <w:szCs w:val="20"/>
        </w:rPr>
        <w:t xml:space="preserve"> nie przysługuje prawo do odstąpienia od Umowy bez podania przyczyn, o ile zostały spełnione warunki przewidziane w ust. 2. </w:t>
      </w:r>
    </w:p>
    <w:p w14:paraId="09D1CFBE" w14:textId="5959893A" w:rsidR="00C0487D" w:rsidRPr="001F3834" w:rsidRDefault="00C0487D" w:rsidP="006667F9">
      <w:pPr>
        <w:numPr>
          <w:ilvl w:val="0"/>
          <w:numId w:val="65"/>
        </w:numPr>
        <w:spacing w:line="276" w:lineRule="auto"/>
        <w:ind w:left="426" w:hanging="284"/>
        <w:jc w:val="both"/>
        <w:rPr>
          <w:rFonts w:ascii="Cambria" w:hAnsi="Cambria" w:cs="Calibri"/>
          <w:color w:val="auto"/>
          <w:sz w:val="20"/>
          <w:szCs w:val="20"/>
        </w:rPr>
      </w:pPr>
      <w:r w:rsidRPr="001F3834">
        <w:rPr>
          <w:rFonts w:ascii="Cambria" w:hAnsi="Cambria" w:cs="Calibri"/>
          <w:sz w:val="20"/>
          <w:szCs w:val="20"/>
        </w:rPr>
        <w:t xml:space="preserve">W przypadku skutecznego odstąpienia od Umowy </w:t>
      </w:r>
      <w:r w:rsidRPr="001F3834">
        <w:rPr>
          <w:rFonts w:ascii="Cambria" w:hAnsi="Cambria" w:cs="Calibri"/>
          <w:color w:val="auto"/>
          <w:sz w:val="20"/>
          <w:szCs w:val="20"/>
        </w:rPr>
        <w:t xml:space="preserve">zawartej na odległość Umowa jest uważana za niezawartą, a </w:t>
      </w:r>
      <w:r w:rsidR="00980386" w:rsidRPr="001F3834">
        <w:rPr>
          <w:rFonts w:ascii="Cambria" w:hAnsi="Cambria" w:cs="Calibri"/>
          <w:color w:val="auto"/>
          <w:sz w:val="20"/>
          <w:szCs w:val="20"/>
        </w:rPr>
        <w:t>Użytkownik</w:t>
      </w:r>
      <w:r w:rsidRPr="001F3834">
        <w:rPr>
          <w:rFonts w:ascii="Cambria" w:hAnsi="Cambria" w:cs="Calibri"/>
          <w:color w:val="auto"/>
          <w:sz w:val="20"/>
          <w:szCs w:val="20"/>
        </w:rPr>
        <w:t xml:space="preserve"> jest zwolniony z wszelkich zobowiązań, z wyjątkiem kosztów określonych w art. 35 u.p.k.</w:t>
      </w:r>
      <w:r w:rsidR="00CA356C" w:rsidRPr="001F3834">
        <w:rPr>
          <w:rFonts w:ascii="Cambria" w:hAnsi="Cambria" w:cs="Calibri"/>
          <w:color w:val="auto"/>
          <w:sz w:val="20"/>
          <w:szCs w:val="20"/>
        </w:rPr>
        <w:t xml:space="preserve">, tj. </w:t>
      </w:r>
      <w:r w:rsidR="006D7471" w:rsidRPr="001F3834">
        <w:rPr>
          <w:rFonts w:ascii="Cambria" w:hAnsi="Cambria" w:cs="Calibri"/>
          <w:color w:val="auto"/>
          <w:sz w:val="20"/>
          <w:szCs w:val="20"/>
        </w:rPr>
        <w:t>zapłaty za</w:t>
      </w:r>
      <w:r w:rsidR="006D7471" w:rsidRPr="001F3834">
        <w:rPr>
          <w:rFonts w:ascii="Cambria" w:hAnsi="Cambria"/>
          <w:color w:val="auto"/>
          <w:sz w:val="20"/>
          <w:szCs w:val="20"/>
          <w:shd w:val="clear" w:color="auto" w:fill="FFFFFF"/>
        </w:rPr>
        <w:t xml:space="preserve"> świadczenia spełnione do chwili odstąpienia od Umowy.</w:t>
      </w:r>
      <w:r w:rsidRPr="001F3834">
        <w:rPr>
          <w:rFonts w:ascii="Cambria" w:hAnsi="Cambria" w:cs="Calibri"/>
          <w:color w:val="auto"/>
          <w:sz w:val="20"/>
          <w:szCs w:val="20"/>
        </w:rPr>
        <w:t xml:space="preserve"> Z wyjątkiem tych kosztów Strony są zobowiązane zwrócić sobie nawzajem to, co świadczyły do czasu odstąpienia od Umowy. </w:t>
      </w:r>
    </w:p>
    <w:p w14:paraId="511B63B2" w14:textId="5D920B60" w:rsidR="00C0487D" w:rsidRPr="001F3834" w:rsidRDefault="00C0487D" w:rsidP="006667F9">
      <w:pPr>
        <w:numPr>
          <w:ilvl w:val="0"/>
          <w:numId w:val="65"/>
        </w:numPr>
        <w:spacing w:line="276" w:lineRule="auto"/>
        <w:ind w:left="426" w:right="135" w:hanging="284"/>
        <w:jc w:val="both"/>
        <w:rPr>
          <w:rFonts w:ascii="Cambria" w:eastAsia="Times New Roman" w:hAnsi="Cambria" w:cstheme="minorHAnsi"/>
          <w:sz w:val="20"/>
          <w:szCs w:val="20"/>
          <w:lang w:eastAsia="pl-PL"/>
        </w:rPr>
      </w:pPr>
      <w:r w:rsidRPr="001F3834">
        <w:rPr>
          <w:rFonts w:ascii="Cambria" w:eastAsia="Times New Roman" w:hAnsi="Cambria" w:cs="Calibri"/>
          <w:color w:val="auto"/>
          <w:sz w:val="20"/>
          <w:szCs w:val="20"/>
          <w:lang w:eastAsia="pl-PL"/>
        </w:rPr>
        <w:t xml:space="preserve">Operator niezwłocznie, nie później niż w terminie 14 dni od dnia otrzymania </w:t>
      </w:r>
      <w:r w:rsidRPr="001F3834">
        <w:rPr>
          <w:rFonts w:ascii="Cambria" w:eastAsia="Times New Roman" w:hAnsi="Cambria" w:cs="Calibri"/>
          <w:sz w:val="20"/>
          <w:szCs w:val="20"/>
          <w:lang w:eastAsia="pl-PL"/>
        </w:rPr>
        <w:t xml:space="preserve">oświadczenia o </w:t>
      </w:r>
      <w:r w:rsidRPr="001F3834">
        <w:rPr>
          <w:rFonts w:ascii="Cambria" w:eastAsia="Times New Roman" w:hAnsi="Cambria" w:cstheme="minorHAnsi"/>
          <w:sz w:val="20"/>
          <w:szCs w:val="20"/>
          <w:lang w:eastAsia="pl-PL"/>
        </w:rPr>
        <w:t xml:space="preserve">odstąpieniu, zwraca </w:t>
      </w:r>
      <w:r w:rsidR="00980386" w:rsidRPr="001F3834">
        <w:rPr>
          <w:rFonts w:ascii="Cambria" w:eastAsia="Times New Roman" w:hAnsi="Cambria" w:cstheme="minorHAnsi"/>
          <w:sz w:val="20"/>
          <w:szCs w:val="20"/>
          <w:lang w:eastAsia="pl-PL"/>
        </w:rPr>
        <w:t>Użytkownikowi</w:t>
      </w:r>
      <w:r w:rsidRPr="001F3834">
        <w:rPr>
          <w:rFonts w:ascii="Cambria" w:eastAsia="Times New Roman" w:hAnsi="Cambria" w:cstheme="minorHAnsi"/>
          <w:sz w:val="20"/>
          <w:szCs w:val="20"/>
          <w:lang w:eastAsia="pl-PL"/>
        </w:rPr>
        <w:t xml:space="preserve"> dokonane przez niego płatności</w:t>
      </w:r>
      <w:r w:rsidRPr="001F3834">
        <w:rPr>
          <w:rFonts w:ascii="Cambria" w:hAnsi="Cambria"/>
          <w:sz w:val="20"/>
          <w:szCs w:val="20"/>
          <w:shd w:val="clear" w:color="auto" w:fill="FFFFFF"/>
        </w:rPr>
        <w:t>.</w:t>
      </w:r>
    </w:p>
    <w:p w14:paraId="22CC7BEF" w14:textId="69F8A14E" w:rsidR="00C0487D" w:rsidRPr="001F3834" w:rsidRDefault="00C0487D" w:rsidP="006667F9">
      <w:pPr>
        <w:numPr>
          <w:ilvl w:val="0"/>
          <w:numId w:val="65"/>
        </w:numPr>
        <w:spacing w:line="276" w:lineRule="auto"/>
        <w:ind w:left="426" w:right="135" w:hanging="284"/>
        <w:jc w:val="both"/>
        <w:rPr>
          <w:rFonts w:ascii="Cambria" w:eastAsia="Times New Roman" w:hAnsi="Cambria" w:cstheme="minorHAnsi"/>
          <w:sz w:val="20"/>
          <w:szCs w:val="20"/>
          <w:lang w:eastAsia="pl-PL"/>
        </w:rPr>
      </w:pPr>
      <w:r w:rsidRPr="001F3834">
        <w:rPr>
          <w:rFonts w:ascii="Cambria" w:eastAsia="Times New Roman" w:hAnsi="Cambria" w:cstheme="minorHAnsi"/>
          <w:sz w:val="20"/>
          <w:szCs w:val="20"/>
          <w:lang w:eastAsia="pl-PL"/>
        </w:rPr>
        <w:t xml:space="preserve">Operator dokonuje zwrotu płatności przy użyciu takiego samego sposobu zapłaty, jakiego użył </w:t>
      </w:r>
      <w:r w:rsidR="00CE030A" w:rsidRPr="001F3834">
        <w:rPr>
          <w:rFonts w:ascii="Cambria" w:eastAsia="Times New Roman" w:hAnsi="Cambria" w:cstheme="minorHAnsi"/>
          <w:sz w:val="20"/>
          <w:szCs w:val="20"/>
          <w:lang w:eastAsia="pl-PL"/>
        </w:rPr>
        <w:t>Użytkownik</w:t>
      </w:r>
      <w:r w:rsidRPr="001F3834">
        <w:rPr>
          <w:rFonts w:ascii="Cambria" w:eastAsia="Times New Roman" w:hAnsi="Cambria" w:cstheme="minorHAnsi"/>
          <w:sz w:val="20"/>
          <w:szCs w:val="20"/>
          <w:lang w:eastAsia="pl-PL"/>
        </w:rPr>
        <w:t xml:space="preserve">, chyba że </w:t>
      </w:r>
      <w:r w:rsidR="00CE030A" w:rsidRPr="001F3834">
        <w:rPr>
          <w:rFonts w:ascii="Cambria" w:eastAsia="Times New Roman" w:hAnsi="Cambria" w:cstheme="minorHAnsi"/>
          <w:sz w:val="20"/>
          <w:szCs w:val="20"/>
          <w:lang w:eastAsia="pl-PL"/>
        </w:rPr>
        <w:t>Użytkownik</w:t>
      </w:r>
      <w:r w:rsidRPr="001F3834">
        <w:rPr>
          <w:rFonts w:ascii="Cambria" w:eastAsia="Times New Roman" w:hAnsi="Cambria" w:cstheme="minorHAnsi"/>
          <w:sz w:val="20"/>
          <w:szCs w:val="20"/>
          <w:lang w:eastAsia="pl-PL"/>
        </w:rPr>
        <w:t xml:space="preserve"> zgodził się na inny sposób zwrotu, który nie wiąże się dla niego z żadnymi kosztami.</w:t>
      </w:r>
    </w:p>
    <w:p w14:paraId="7C69BEFA" w14:textId="77777777" w:rsidR="00C0487D" w:rsidRPr="001F3834" w:rsidRDefault="00C0487D" w:rsidP="00F30784">
      <w:pPr>
        <w:spacing w:line="276" w:lineRule="auto"/>
        <w:jc w:val="center"/>
        <w:rPr>
          <w:rFonts w:ascii="Cambria" w:hAnsi="Cambria" w:cs="Calibri"/>
          <w:b/>
          <w:sz w:val="20"/>
          <w:szCs w:val="20"/>
        </w:rPr>
      </w:pPr>
    </w:p>
    <w:p w14:paraId="2B28EFE2" w14:textId="77777777" w:rsidR="00983CDC" w:rsidRPr="001F3834" w:rsidRDefault="00983CDC" w:rsidP="00983CDC">
      <w:pPr>
        <w:spacing w:line="276" w:lineRule="auto"/>
        <w:jc w:val="center"/>
        <w:rPr>
          <w:rFonts w:ascii="Cambria" w:hAnsi="Cambria" w:cs="Calibri"/>
          <w:b/>
          <w:sz w:val="20"/>
          <w:szCs w:val="20"/>
        </w:rPr>
      </w:pPr>
      <w:r w:rsidRPr="001F3834">
        <w:rPr>
          <w:rFonts w:ascii="Cambria" w:hAnsi="Cambria" w:cs="Calibri"/>
          <w:b/>
          <w:sz w:val="20"/>
          <w:szCs w:val="20"/>
        </w:rPr>
        <w:t>[ROZDZIAŁ X: REKLAMACJA I SPORY]</w:t>
      </w:r>
    </w:p>
    <w:p w14:paraId="5C876FAA" w14:textId="77777777" w:rsidR="00983CDC" w:rsidRPr="001F3834" w:rsidRDefault="00983CDC" w:rsidP="00983CDC">
      <w:pPr>
        <w:spacing w:line="276" w:lineRule="auto"/>
        <w:jc w:val="center"/>
        <w:rPr>
          <w:rFonts w:ascii="Cambria" w:hAnsi="Cambria" w:cs="Calibri"/>
          <w:b/>
          <w:sz w:val="20"/>
          <w:szCs w:val="20"/>
        </w:rPr>
      </w:pPr>
    </w:p>
    <w:p w14:paraId="52D3C04C" w14:textId="0A54FABD" w:rsidR="00983CDC" w:rsidRPr="001F3834" w:rsidRDefault="00983CDC" w:rsidP="00983CDC">
      <w:pPr>
        <w:spacing w:line="276" w:lineRule="auto"/>
        <w:jc w:val="center"/>
        <w:rPr>
          <w:rFonts w:ascii="Cambria" w:hAnsi="Cambria" w:cs="Calibri"/>
          <w:b/>
          <w:sz w:val="20"/>
          <w:szCs w:val="20"/>
        </w:rPr>
      </w:pPr>
      <w:r w:rsidRPr="001F3834">
        <w:rPr>
          <w:rFonts w:ascii="Cambria" w:hAnsi="Cambria" w:cs="Calibri"/>
          <w:b/>
          <w:sz w:val="20"/>
          <w:szCs w:val="20"/>
        </w:rPr>
        <w:t xml:space="preserve">§ </w:t>
      </w:r>
      <w:r w:rsidR="006E38D8" w:rsidRPr="001F3834">
        <w:rPr>
          <w:rFonts w:ascii="Cambria" w:hAnsi="Cambria" w:cs="Calibri"/>
          <w:b/>
          <w:sz w:val="20"/>
          <w:szCs w:val="20"/>
        </w:rPr>
        <w:t>34</w:t>
      </w:r>
      <w:r w:rsidRPr="001F3834">
        <w:rPr>
          <w:rFonts w:ascii="Cambria" w:hAnsi="Cambria" w:cs="Calibri"/>
          <w:b/>
          <w:sz w:val="20"/>
          <w:szCs w:val="20"/>
        </w:rPr>
        <w:t>.</w:t>
      </w:r>
    </w:p>
    <w:p w14:paraId="208500E6" w14:textId="77777777" w:rsidR="00983CDC" w:rsidRPr="001F3834" w:rsidRDefault="00983CDC" w:rsidP="00983CDC">
      <w:pPr>
        <w:spacing w:line="276" w:lineRule="auto"/>
        <w:jc w:val="center"/>
        <w:rPr>
          <w:rFonts w:ascii="Cambria" w:hAnsi="Cambria" w:cs="Calibri"/>
          <w:b/>
          <w:sz w:val="20"/>
          <w:szCs w:val="20"/>
        </w:rPr>
      </w:pPr>
      <w:r w:rsidRPr="001F3834">
        <w:rPr>
          <w:rFonts w:ascii="Cambria" w:hAnsi="Cambria" w:cs="Calibri"/>
          <w:b/>
          <w:sz w:val="20"/>
          <w:szCs w:val="20"/>
        </w:rPr>
        <w:t>Postępowanie reklamacyjne</w:t>
      </w:r>
    </w:p>
    <w:p w14:paraId="29803080" w14:textId="50E961F6" w:rsidR="00983CDC" w:rsidRPr="001F3834" w:rsidRDefault="00983CDC" w:rsidP="006667F9">
      <w:pPr>
        <w:pStyle w:val="Akapitzlist"/>
        <w:numPr>
          <w:ilvl w:val="1"/>
          <w:numId w:val="57"/>
        </w:numPr>
        <w:spacing w:before="0" w:after="0"/>
        <w:ind w:left="426"/>
        <w:jc w:val="both"/>
        <w:rPr>
          <w:rFonts w:ascii="Cambria" w:hAnsi="Cambria" w:cs="Calibri"/>
          <w:sz w:val="20"/>
          <w:szCs w:val="20"/>
        </w:rPr>
      </w:pPr>
      <w:r w:rsidRPr="001F3834">
        <w:rPr>
          <w:rFonts w:ascii="Cambria" w:hAnsi="Cambria" w:cs="Calibri"/>
          <w:sz w:val="20"/>
          <w:szCs w:val="20"/>
        </w:rPr>
        <w:t>W przypadku stwierdzenia, że Umowa jest wykonywana niezgodnie z Regulaminem, Użytkownik może złożyć reklamację.</w:t>
      </w:r>
    </w:p>
    <w:p w14:paraId="35D17A23" w14:textId="77777777" w:rsidR="00983CDC" w:rsidRPr="001F3834" w:rsidRDefault="00983CDC" w:rsidP="006667F9">
      <w:pPr>
        <w:pStyle w:val="Akapitzlist"/>
        <w:numPr>
          <w:ilvl w:val="1"/>
          <w:numId w:val="57"/>
        </w:numPr>
        <w:spacing w:before="0" w:after="0"/>
        <w:ind w:left="426"/>
        <w:jc w:val="both"/>
        <w:rPr>
          <w:rFonts w:ascii="Cambria" w:hAnsi="Cambria" w:cs="Calibri"/>
          <w:sz w:val="20"/>
          <w:szCs w:val="20"/>
        </w:rPr>
      </w:pPr>
      <w:r w:rsidRPr="001F3834">
        <w:rPr>
          <w:rFonts w:ascii="Cambria" w:hAnsi="Cambria" w:cs="Calibri"/>
          <w:sz w:val="20"/>
          <w:szCs w:val="20"/>
        </w:rPr>
        <w:t>Reklamację można złożyć:</w:t>
      </w:r>
    </w:p>
    <w:p w14:paraId="4047702C" w14:textId="62B3C405" w:rsidR="00983CDC" w:rsidRPr="001F3834" w:rsidRDefault="00983CDC" w:rsidP="006667F9">
      <w:pPr>
        <w:pStyle w:val="Akapitzlist"/>
        <w:numPr>
          <w:ilvl w:val="2"/>
          <w:numId w:val="57"/>
        </w:numPr>
        <w:spacing w:before="0" w:after="0"/>
        <w:ind w:left="851"/>
        <w:jc w:val="both"/>
        <w:rPr>
          <w:rFonts w:ascii="Cambria" w:hAnsi="Cambria" w:cs="Calibri"/>
          <w:sz w:val="20"/>
          <w:szCs w:val="20"/>
        </w:rPr>
      </w:pPr>
      <w:r w:rsidRPr="001F3834">
        <w:rPr>
          <w:rFonts w:ascii="Cambria" w:hAnsi="Cambria" w:cs="Calibri"/>
          <w:sz w:val="20"/>
          <w:szCs w:val="20"/>
        </w:rPr>
        <w:t xml:space="preserve">poprzez wysłanie reklamacji na adres elektroniczny </w:t>
      </w:r>
      <w:r w:rsidR="00782616" w:rsidRPr="007B5773">
        <w:rPr>
          <w:rFonts w:cs="Calibri"/>
          <w:sz w:val="20"/>
          <w:szCs w:val="20"/>
        </w:rPr>
        <w:t>kontakt@smartbox-storage.pl</w:t>
      </w:r>
      <w:r w:rsidRPr="001F3834">
        <w:rPr>
          <w:rFonts w:ascii="Cambria" w:hAnsi="Cambria" w:cs="Calibri"/>
          <w:sz w:val="20"/>
          <w:szCs w:val="20"/>
        </w:rPr>
        <w:t>;</w:t>
      </w:r>
    </w:p>
    <w:p w14:paraId="1C25122B" w14:textId="380DF975" w:rsidR="00983CDC" w:rsidRPr="001F3834" w:rsidRDefault="00983CDC" w:rsidP="006667F9">
      <w:pPr>
        <w:pStyle w:val="Akapitzlist"/>
        <w:numPr>
          <w:ilvl w:val="2"/>
          <w:numId w:val="57"/>
        </w:numPr>
        <w:spacing w:before="0" w:after="0"/>
        <w:ind w:left="851"/>
        <w:jc w:val="both"/>
        <w:rPr>
          <w:rFonts w:ascii="Cambria" w:hAnsi="Cambria" w:cstheme="minorHAnsi"/>
          <w:sz w:val="20"/>
          <w:szCs w:val="20"/>
        </w:rPr>
      </w:pPr>
      <w:r w:rsidRPr="001F3834">
        <w:rPr>
          <w:rFonts w:ascii="Cambria" w:hAnsi="Cambria" w:cs="Calibri"/>
          <w:sz w:val="20"/>
          <w:szCs w:val="20"/>
        </w:rPr>
        <w:t xml:space="preserve">poprzez wysłanie reklamacji na </w:t>
      </w:r>
      <w:r w:rsidRPr="001F3834">
        <w:rPr>
          <w:rFonts w:ascii="Cambria" w:hAnsi="Cambria" w:cstheme="minorHAnsi"/>
          <w:sz w:val="20"/>
          <w:szCs w:val="20"/>
        </w:rPr>
        <w:t>piśmie, najlepiej listem poleconym — na adres siedziby Operatora.</w:t>
      </w:r>
    </w:p>
    <w:p w14:paraId="5536BF95" w14:textId="77777777" w:rsidR="00983CDC" w:rsidRPr="001F3834" w:rsidRDefault="00983CDC" w:rsidP="006667F9">
      <w:pPr>
        <w:pStyle w:val="Akapitzlist"/>
        <w:numPr>
          <w:ilvl w:val="1"/>
          <w:numId w:val="57"/>
        </w:numPr>
        <w:spacing w:before="0" w:after="0"/>
        <w:ind w:left="426"/>
        <w:jc w:val="both"/>
        <w:rPr>
          <w:rFonts w:ascii="Cambria" w:hAnsi="Cambria" w:cstheme="minorHAnsi"/>
          <w:sz w:val="20"/>
          <w:szCs w:val="20"/>
        </w:rPr>
      </w:pPr>
      <w:r w:rsidRPr="001F3834">
        <w:rPr>
          <w:rFonts w:ascii="Cambria" w:hAnsi="Cambria" w:cstheme="minorHAnsi"/>
          <w:sz w:val="20"/>
          <w:szCs w:val="20"/>
        </w:rPr>
        <w:t>Reklamacja powinna zawierać:</w:t>
      </w:r>
    </w:p>
    <w:p w14:paraId="3060874E" w14:textId="1C478729" w:rsidR="00983CDC" w:rsidRPr="001F3834" w:rsidRDefault="00983CDC" w:rsidP="006667F9">
      <w:pPr>
        <w:pStyle w:val="Akapitzlist"/>
        <w:numPr>
          <w:ilvl w:val="2"/>
          <w:numId w:val="57"/>
        </w:numPr>
        <w:spacing w:before="0" w:after="0"/>
        <w:ind w:left="851"/>
        <w:jc w:val="both"/>
        <w:rPr>
          <w:rFonts w:ascii="Cambria" w:hAnsi="Cambria" w:cs="Calibri"/>
          <w:sz w:val="20"/>
          <w:szCs w:val="20"/>
        </w:rPr>
      </w:pPr>
      <w:r w:rsidRPr="001F3834">
        <w:rPr>
          <w:rFonts w:ascii="Cambria" w:hAnsi="Cambria" w:cs="Calibri"/>
          <w:sz w:val="20"/>
          <w:szCs w:val="20"/>
        </w:rPr>
        <w:t>imię i nazwisko;</w:t>
      </w:r>
    </w:p>
    <w:p w14:paraId="02337C74" w14:textId="77777777" w:rsidR="00983CDC" w:rsidRPr="001F3834" w:rsidRDefault="00983CDC" w:rsidP="006667F9">
      <w:pPr>
        <w:pStyle w:val="Akapitzlist"/>
        <w:numPr>
          <w:ilvl w:val="2"/>
          <w:numId w:val="57"/>
        </w:numPr>
        <w:spacing w:before="0" w:after="0"/>
        <w:ind w:left="851"/>
        <w:jc w:val="both"/>
        <w:rPr>
          <w:rFonts w:ascii="Cambria" w:hAnsi="Cambria" w:cs="Calibri"/>
          <w:sz w:val="20"/>
          <w:szCs w:val="20"/>
        </w:rPr>
      </w:pPr>
      <w:r w:rsidRPr="001F3834">
        <w:rPr>
          <w:rFonts w:ascii="Cambria" w:hAnsi="Cambria" w:cs="Calibri"/>
          <w:sz w:val="20"/>
          <w:szCs w:val="20"/>
        </w:rPr>
        <w:t>adres elektroniczny;</w:t>
      </w:r>
    </w:p>
    <w:p w14:paraId="0C3A1BB3" w14:textId="77777777" w:rsidR="00983CDC" w:rsidRPr="001F3834" w:rsidRDefault="00983CDC" w:rsidP="006667F9">
      <w:pPr>
        <w:pStyle w:val="Akapitzlist"/>
        <w:numPr>
          <w:ilvl w:val="2"/>
          <w:numId w:val="57"/>
        </w:numPr>
        <w:spacing w:before="0" w:after="0"/>
        <w:ind w:left="851"/>
        <w:jc w:val="both"/>
        <w:rPr>
          <w:rFonts w:ascii="Cambria" w:hAnsi="Cambria" w:cs="Calibri"/>
          <w:sz w:val="20"/>
          <w:szCs w:val="20"/>
        </w:rPr>
      </w:pPr>
      <w:r w:rsidRPr="001F3834">
        <w:rPr>
          <w:rFonts w:ascii="Cambria" w:hAnsi="Cambria" w:cs="Calibri"/>
          <w:sz w:val="20"/>
          <w:szCs w:val="20"/>
        </w:rPr>
        <w:t>szczegółowy opis, na czym polegało naruszenie.</w:t>
      </w:r>
    </w:p>
    <w:p w14:paraId="2C45664A" w14:textId="7F18E0E5" w:rsidR="00983CDC" w:rsidRPr="001F3834" w:rsidRDefault="00983CDC" w:rsidP="006667F9">
      <w:pPr>
        <w:pStyle w:val="Akapitzlist"/>
        <w:numPr>
          <w:ilvl w:val="1"/>
          <w:numId w:val="57"/>
        </w:numPr>
        <w:spacing w:before="0" w:after="0"/>
        <w:ind w:left="426"/>
        <w:jc w:val="both"/>
        <w:rPr>
          <w:rFonts w:ascii="Cambria" w:hAnsi="Cambria" w:cs="Calibri"/>
          <w:sz w:val="20"/>
          <w:szCs w:val="20"/>
        </w:rPr>
      </w:pPr>
      <w:r w:rsidRPr="001F3834">
        <w:rPr>
          <w:rFonts w:ascii="Cambria" w:hAnsi="Cambria" w:cs="Calibri"/>
          <w:sz w:val="20"/>
          <w:szCs w:val="20"/>
        </w:rPr>
        <w:t>Po otrzymaniu reklamacji Operator niezwłocznie potwierdza jej otrzymanie — drogą elektroniczną, na podany adres elektroniczny.</w:t>
      </w:r>
    </w:p>
    <w:p w14:paraId="771667D4" w14:textId="77777777" w:rsidR="00983CDC" w:rsidRPr="001F3834" w:rsidRDefault="00983CDC" w:rsidP="006667F9">
      <w:pPr>
        <w:pStyle w:val="Akapitzlist"/>
        <w:numPr>
          <w:ilvl w:val="1"/>
          <w:numId w:val="57"/>
        </w:numPr>
        <w:spacing w:before="0" w:after="0"/>
        <w:ind w:left="426"/>
        <w:jc w:val="both"/>
        <w:rPr>
          <w:rFonts w:ascii="Cambria" w:hAnsi="Cambria" w:cs="Calibri"/>
          <w:sz w:val="20"/>
          <w:szCs w:val="20"/>
        </w:rPr>
      </w:pPr>
      <w:r w:rsidRPr="001F3834">
        <w:rPr>
          <w:rFonts w:ascii="Cambria" w:hAnsi="Cambria" w:cs="Calibri"/>
          <w:sz w:val="20"/>
          <w:szCs w:val="20"/>
        </w:rPr>
        <w:t xml:space="preserve">Reklamacje są rozpatrywane w terminie 14 dni od dnia złożenia reklamacji. </w:t>
      </w:r>
    </w:p>
    <w:p w14:paraId="319A37F0" w14:textId="4E99CF12" w:rsidR="00983CDC" w:rsidRPr="001F3834" w:rsidRDefault="00983CDC" w:rsidP="006667F9">
      <w:pPr>
        <w:pStyle w:val="Akapitzlist"/>
        <w:numPr>
          <w:ilvl w:val="1"/>
          <w:numId w:val="57"/>
        </w:numPr>
        <w:spacing w:before="0" w:after="0"/>
        <w:ind w:left="426"/>
        <w:jc w:val="both"/>
        <w:rPr>
          <w:rFonts w:ascii="Cambria" w:hAnsi="Cambria" w:cs="Calibri"/>
          <w:sz w:val="20"/>
          <w:szCs w:val="20"/>
        </w:rPr>
      </w:pPr>
      <w:r w:rsidRPr="001F3834">
        <w:rPr>
          <w:rFonts w:ascii="Cambria" w:hAnsi="Cambria" w:cs="Calibri"/>
          <w:sz w:val="20"/>
          <w:szCs w:val="20"/>
        </w:rPr>
        <w:t xml:space="preserve">Operator udzieli odpowiedzi na reklamację tą samą drogą, jaką reklamacja została złożona — chyba że Użytkownik zażąda przekazania odpowiedzi na reklamację w inny sposób. </w:t>
      </w:r>
    </w:p>
    <w:p w14:paraId="0460B8D9" w14:textId="77777777" w:rsidR="00983CDC" w:rsidRPr="001F3834" w:rsidRDefault="00983CDC" w:rsidP="00983CDC">
      <w:pPr>
        <w:spacing w:line="276" w:lineRule="auto"/>
        <w:ind w:left="426" w:hanging="426"/>
        <w:jc w:val="center"/>
        <w:rPr>
          <w:rFonts w:ascii="Cambria" w:hAnsi="Cambria" w:cstheme="minorHAnsi"/>
          <w:b/>
          <w:sz w:val="20"/>
          <w:szCs w:val="20"/>
        </w:rPr>
      </w:pPr>
    </w:p>
    <w:p w14:paraId="0DA01B53" w14:textId="791DE605" w:rsidR="00983CDC" w:rsidRPr="001F3834" w:rsidRDefault="00983CDC" w:rsidP="00983CDC">
      <w:pPr>
        <w:spacing w:line="276" w:lineRule="auto"/>
        <w:jc w:val="center"/>
        <w:rPr>
          <w:rFonts w:ascii="Cambria" w:hAnsi="Cambria" w:cs="Calibri"/>
          <w:b/>
          <w:sz w:val="20"/>
          <w:szCs w:val="20"/>
        </w:rPr>
      </w:pPr>
      <w:r w:rsidRPr="001F3834">
        <w:rPr>
          <w:rFonts w:ascii="Cambria" w:hAnsi="Cambria" w:cs="Calibri"/>
          <w:b/>
          <w:sz w:val="20"/>
          <w:szCs w:val="20"/>
        </w:rPr>
        <w:t>§ 3</w:t>
      </w:r>
      <w:r w:rsidR="00AF3F35" w:rsidRPr="001F3834">
        <w:rPr>
          <w:rFonts w:ascii="Cambria" w:hAnsi="Cambria" w:cs="Calibri"/>
          <w:b/>
          <w:sz w:val="20"/>
          <w:szCs w:val="20"/>
        </w:rPr>
        <w:t>5</w:t>
      </w:r>
      <w:r w:rsidRPr="001F3834">
        <w:rPr>
          <w:rFonts w:ascii="Cambria" w:hAnsi="Cambria" w:cs="Calibri"/>
          <w:b/>
          <w:sz w:val="20"/>
          <w:szCs w:val="20"/>
        </w:rPr>
        <w:t xml:space="preserve">. </w:t>
      </w:r>
    </w:p>
    <w:p w14:paraId="5245055C" w14:textId="77777777" w:rsidR="00983CDC" w:rsidRPr="001F3834" w:rsidRDefault="00983CDC" w:rsidP="00983CDC">
      <w:pPr>
        <w:spacing w:line="276" w:lineRule="auto"/>
        <w:jc w:val="center"/>
        <w:rPr>
          <w:rFonts w:ascii="Cambria" w:hAnsi="Cambria" w:cs="Calibri"/>
          <w:b/>
          <w:sz w:val="20"/>
          <w:szCs w:val="20"/>
        </w:rPr>
      </w:pPr>
      <w:r w:rsidRPr="001F3834">
        <w:rPr>
          <w:rFonts w:ascii="Cambria" w:hAnsi="Cambria" w:cs="Calibri"/>
          <w:b/>
          <w:sz w:val="20"/>
          <w:szCs w:val="20"/>
        </w:rPr>
        <w:t>Polubowne rozwiązywanie sporów</w:t>
      </w:r>
    </w:p>
    <w:p w14:paraId="3CEB7BD4" w14:textId="77777777" w:rsidR="00983CDC" w:rsidRPr="001F3834" w:rsidRDefault="00983CDC" w:rsidP="006667F9">
      <w:pPr>
        <w:numPr>
          <w:ilvl w:val="0"/>
          <w:numId w:val="59"/>
        </w:numPr>
        <w:spacing w:line="276" w:lineRule="auto"/>
        <w:ind w:left="426"/>
        <w:jc w:val="both"/>
        <w:rPr>
          <w:rFonts w:ascii="Cambria" w:hAnsi="Cambria"/>
          <w:sz w:val="20"/>
          <w:szCs w:val="20"/>
        </w:rPr>
      </w:pPr>
      <w:r w:rsidRPr="001F3834">
        <w:rPr>
          <w:rFonts w:ascii="Cambria" w:hAnsi="Cambria"/>
          <w:sz w:val="20"/>
          <w:szCs w:val="20"/>
        </w:rPr>
        <w:t xml:space="preserve">Szczegółowe informacje dotyczące możliwości skorzystania przez Użytkownika będącego konsumentem z pozasądowych sposobów rozpatrywania reklamacji i dochodzenia roszczeń oraz zasady dostępu do tych procedur dostępne są w siedzibach oraz na stronach internetowych powiatowych (miejskich) rzeczników konsumentów, organizacji społecznych, do których zadań statutowych należy ochrona konsumentów, Wojewódzkich Inspektoratów Inspekcji Handlowej oraz pod następującymi adresami internetowymi Urzędu Ochrony Konkurencji i Konsumentów: </w:t>
      </w:r>
      <w:hyperlink r:id="rId7">
        <w:r w:rsidRPr="001F3834">
          <w:rPr>
            <w:rStyle w:val="czeinternetowe"/>
            <w:rFonts w:ascii="Cambria" w:hAnsi="Cambria"/>
            <w:color w:val="auto"/>
            <w:sz w:val="20"/>
            <w:szCs w:val="20"/>
          </w:rPr>
          <w:t>http://www.uokik.gov.pl/pozasadowe_rozwiazywanie_sporow_konsumenckich.php</w:t>
        </w:r>
      </w:hyperlink>
      <w:r w:rsidRPr="001F3834">
        <w:rPr>
          <w:rFonts w:ascii="Cambria" w:hAnsi="Cambria"/>
          <w:sz w:val="20"/>
          <w:szCs w:val="20"/>
        </w:rPr>
        <w:t xml:space="preserve"> </w:t>
      </w:r>
      <w:hyperlink r:id="rId8">
        <w:r w:rsidRPr="001F3834">
          <w:rPr>
            <w:rStyle w:val="czeinternetowe"/>
            <w:rFonts w:ascii="Cambria" w:hAnsi="Cambria"/>
            <w:color w:val="auto"/>
            <w:sz w:val="20"/>
            <w:szCs w:val="20"/>
          </w:rPr>
          <w:t>http://www.uokik.gov.pl/sprawy_indywidualne.php</w:t>
        </w:r>
      </w:hyperlink>
      <w:r w:rsidRPr="001F3834">
        <w:rPr>
          <w:rFonts w:ascii="Cambria" w:hAnsi="Cambria"/>
          <w:sz w:val="20"/>
          <w:szCs w:val="20"/>
        </w:rPr>
        <w:t xml:space="preserve"> </w:t>
      </w:r>
      <w:hyperlink r:id="rId9">
        <w:r w:rsidRPr="001F3834">
          <w:rPr>
            <w:rStyle w:val="czeinternetowe"/>
            <w:rFonts w:ascii="Cambria" w:hAnsi="Cambria"/>
            <w:color w:val="auto"/>
            <w:sz w:val="20"/>
            <w:szCs w:val="20"/>
          </w:rPr>
          <w:t>http://www.uokik.gov.pl/wazne_adresy.php</w:t>
        </w:r>
      </w:hyperlink>
      <w:r w:rsidRPr="001F3834">
        <w:rPr>
          <w:rFonts w:ascii="Cambria" w:hAnsi="Cambria"/>
          <w:sz w:val="20"/>
          <w:szCs w:val="20"/>
        </w:rPr>
        <w:t xml:space="preserve"> </w:t>
      </w:r>
    </w:p>
    <w:p w14:paraId="30FA52F3" w14:textId="77777777" w:rsidR="00983CDC" w:rsidRPr="001F3834" w:rsidRDefault="00983CDC" w:rsidP="006667F9">
      <w:pPr>
        <w:numPr>
          <w:ilvl w:val="0"/>
          <w:numId w:val="59"/>
        </w:numPr>
        <w:spacing w:line="276" w:lineRule="auto"/>
        <w:ind w:left="426"/>
        <w:jc w:val="both"/>
        <w:rPr>
          <w:rFonts w:ascii="Cambria" w:hAnsi="Cambria"/>
          <w:sz w:val="20"/>
          <w:szCs w:val="20"/>
        </w:rPr>
      </w:pPr>
      <w:r w:rsidRPr="001F3834">
        <w:rPr>
          <w:rFonts w:ascii="Cambria" w:hAnsi="Cambria"/>
          <w:sz w:val="20"/>
          <w:szCs w:val="20"/>
        </w:rPr>
        <w:t>Użytkownik będący konsumentem posiada następujące możliwości skorzystania z pozasądowych sposobów rozpatrywania reklamacji i dochodzenia roszczeń:</w:t>
      </w:r>
    </w:p>
    <w:p w14:paraId="0E4D1371" w14:textId="3C9920CB" w:rsidR="00983CDC" w:rsidRPr="001F3834" w:rsidRDefault="00983CDC" w:rsidP="006667F9">
      <w:pPr>
        <w:numPr>
          <w:ilvl w:val="1"/>
          <w:numId w:val="60"/>
        </w:numPr>
        <w:spacing w:line="276" w:lineRule="auto"/>
        <w:ind w:left="709" w:hanging="283"/>
        <w:jc w:val="both"/>
        <w:rPr>
          <w:rFonts w:ascii="Cambria" w:hAnsi="Cambria"/>
          <w:sz w:val="20"/>
          <w:szCs w:val="20"/>
        </w:rPr>
      </w:pPr>
      <w:r w:rsidRPr="001F3834">
        <w:rPr>
          <w:rFonts w:ascii="Cambria" w:hAnsi="Cambria"/>
          <w:sz w:val="20"/>
          <w:szCs w:val="20"/>
        </w:rPr>
        <w:t>zwrócenie się do stałego polubownego sądu konsumenckiego, o którym mowa w art. 37 ustawy z dnia 15 grudnia 2000 r. o Inspekcji Handlowej (t. j. Dz. U. 20</w:t>
      </w:r>
      <w:r w:rsidR="0097616C" w:rsidRPr="001F3834">
        <w:rPr>
          <w:rFonts w:ascii="Cambria" w:hAnsi="Cambria"/>
          <w:sz w:val="20"/>
          <w:szCs w:val="20"/>
        </w:rPr>
        <w:t>20</w:t>
      </w:r>
      <w:r w:rsidRPr="001F3834">
        <w:rPr>
          <w:rFonts w:ascii="Cambria" w:hAnsi="Cambria"/>
          <w:sz w:val="20"/>
          <w:szCs w:val="20"/>
        </w:rPr>
        <w:t xml:space="preserve"> poz. 1</w:t>
      </w:r>
      <w:r w:rsidR="008C27F8" w:rsidRPr="001F3834">
        <w:rPr>
          <w:rFonts w:ascii="Cambria" w:hAnsi="Cambria"/>
          <w:sz w:val="20"/>
          <w:szCs w:val="20"/>
        </w:rPr>
        <w:t>706</w:t>
      </w:r>
      <w:r w:rsidRPr="001F3834">
        <w:rPr>
          <w:rFonts w:ascii="Cambria" w:hAnsi="Cambria"/>
          <w:sz w:val="20"/>
          <w:szCs w:val="20"/>
        </w:rPr>
        <w:t>, z późn. zm.), z wnioskiem o rozstrzygnięcie sporu wynikłego z zawartej Umowy. Regulamin organizacji i działania stałych polubownych sądów konsumenckich określa rozporządzenie ministra sprawiedliwości z dnia 6 września 2017 r. w sprawie określenia regulaminu organizacji i działania stałych polubownych sądów polubownych przy wojewódzkich inspektorach inspekcji handlowej (Dz. U. 2017 poz. 1356);</w:t>
      </w:r>
    </w:p>
    <w:p w14:paraId="3DEF7D63" w14:textId="4D3A3131" w:rsidR="00983CDC" w:rsidRPr="001F3834" w:rsidRDefault="00983CDC" w:rsidP="006667F9">
      <w:pPr>
        <w:numPr>
          <w:ilvl w:val="1"/>
          <w:numId w:val="60"/>
        </w:numPr>
        <w:spacing w:line="276" w:lineRule="auto"/>
        <w:ind w:left="709" w:hanging="283"/>
        <w:jc w:val="both"/>
        <w:rPr>
          <w:rFonts w:ascii="Cambria" w:hAnsi="Cambria"/>
          <w:sz w:val="20"/>
          <w:szCs w:val="20"/>
        </w:rPr>
      </w:pPr>
      <w:r w:rsidRPr="001F3834">
        <w:rPr>
          <w:rFonts w:ascii="Cambria" w:hAnsi="Cambria"/>
          <w:sz w:val="20"/>
          <w:szCs w:val="20"/>
        </w:rPr>
        <w:t>zwrócenie się do wojewódzkiego inspektora Inspekcji Handlowej, zgodnie z art. 36 ustawy z dnia 15 grudnia 2000 r. o Inspekcji Handlowej (t. j. Dz. U. 20</w:t>
      </w:r>
      <w:r w:rsidR="008C27F8" w:rsidRPr="001F3834">
        <w:rPr>
          <w:rFonts w:ascii="Cambria" w:hAnsi="Cambria"/>
          <w:sz w:val="20"/>
          <w:szCs w:val="20"/>
        </w:rPr>
        <w:t>20</w:t>
      </w:r>
      <w:r w:rsidRPr="001F3834">
        <w:rPr>
          <w:rFonts w:ascii="Cambria" w:hAnsi="Cambria"/>
          <w:sz w:val="20"/>
          <w:szCs w:val="20"/>
        </w:rPr>
        <w:t xml:space="preserve"> poz. 1</w:t>
      </w:r>
      <w:r w:rsidR="008C27F8" w:rsidRPr="001F3834">
        <w:rPr>
          <w:rFonts w:ascii="Cambria" w:hAnsi="Cambria"/>
          <w:sz w:val="20"/>
          <w:szCs w:val="20"/>
        </w:rPr>
        <w:t>706</w:t>
      </w:r>
      <w:r w:rsidRPr="001F3834">
        <w:rPr>
          <w:rFonts w:ascii="Cambria" w:hAnsi="Cambria"/>
          <w:sz w:val="20"/>
          <w:szCs w:val="20"/>
        </w:rPr>
        <w:t>, z późn. zm.), z wnioskiem o wszczęcie postępowania mediacyjnego w sprawie polubownego zakończenia sporu między Stronami. Informacja na temat zasad i trybu procedury mediacji prowadzonej przez wojewódzkiego inspektora Inspekcji Handlowej dostępna jest w siedzibach oraz na stronach internetowych poszczególnych Wojewódzkich Inspektoratów Inspekcji Handlowej;</w:t>
      </w:r>
    </w:p>
    <w:p w14:paraId="27AA26AB" w14:textId="77777777" w:rsidR="00983CDC" w:rsidRPr="001F3834" w:rsidRDefault="00983CDC" w:rsidP="006667F9">
      <w:pPr>
        <w:numPr>
          <w:ilvl w:val="1"/>
          <w:numId w:val="60"/>
        </w:numPr>
        <w:spacing w:line="276" w:lineRule="auto"/>
        <w:ind w:left="709" w:hanging="283"/>
        <w:jc w:val="both"/>
        <w:rPr>
          <w:rFonts w:ascii="Cambria" w:hAnsi="Cambria"/>
          <w:sz w:val="20"/>
          <w:szCs w:val="20"/>
        </w:rPr>
      </w:pPr>
      <w:r w:rsidRPr="001F3834">
        <w:rPr>
          <w:rFonts w:ascii="Cambria" w:hAnsi="Cambria"/>
          <w:sz w:val="20"/>
          <w:szCs w:val="20"/>
        </w:rPr>
        <w:t xml:space="preserve">uzyskanie bezpłatnej pomocy powiatowego (miejskiego) rzecznika konsumentów lub organizacji społecznej, do której zadań </w:t>
      </w:r>
      <w:r w:rsidRPr="001F3834">
        <w:rPr>
          <w:rFonts w:ascii="Cambria" w:hAnsi="Cambria"/>
          <w:sz w:val="20"/>
          <w:szCs w:val="20"/>
        </w:rPr>
        <w:lastRenderedPageBreak/>
        <w:t xml:space="preserve">statutowych należy ochrona konsumentów (m.in. Federacja Konsumentów, Stowarzyszenie Konsumentów Polskich). Porady udzielane są pod przez Federację Konsumentów pod bezpłatnym numerem infolinii konsumenckiej 800 007 707 oraz przez Stowarzyszenie Konsumentów Polskich pod adresem email </w:t>
      </w:r>
      <w:hyperlink r:id="rId10">
        <w:r w:rsidRPr="001F3834">
          <w:rPr>
            <w:rStyle w:val="czeinternetowe"/>
            <w:rFonts w:ascii="Cambria" w:hAnsi="Cambria"/>
            <w:color w:val="auto"/>
            <w:sz w:val="20"/>
            <w:szCs w:val="20"/>
          </w:rPr>
          <w:t>porady@dlakonsumentow.pl</w:t>
        </w:r>
      </w:hyperlink>
      <w:r w:rsidRPr="001F3834">
        <w:rPr>
          <w:rFonts w:ascii="Cambria" w:hAnsi="Cambria"/>
          <w:sz w:val="20"/>
          <w:szCs w:val="20"/>
        </w:rPr>
        <w:t>;</w:t>
      </w:r>
    </w:p>
    <w:p w14:paraId="459A3095" w14:textId="4C7DF74C" w:rsidR="00983CDC" w:rsidRPr="001F3834" w:rsidRDefault="00983CDC" w:rsidP="006667F9">
      <w:pPr>
        <w:numPr>
          <w:ilvl w:val="1"/>
          <w:numId w:val="60"/>
        </w:numPr>
        <w:spacing w:line="276" w:lineRule="auto"/>
        <w:ind w:left="709" w:hanging="283"/>
        <w:jc w:val="both"/>
        <w:rPr>
          <w:rFonts w:ascii="Cambria" w:hAnsi="Cambria"/>
          <w:sz w:val="20"/>
          <w:szCs w:val="20"/>
        </w:rPr>
      </w:pPr>
      <w:r w:rsidRPr="001F3834">
        <w:rPr>
          <w:rFonts w:ascii="Cambria" w:hAnsi="Cambria"/>
          <w:sz w:val="20"/>
          <w:szCs w:val="20"/>
        </w:rPr>
        <w:t xml:space="preserve">korzystanie z platformy internetowej ODR Unii Europejskiej umożliwiającej składanie reklamacji i dochodzenie roszczeń związanych z Umową, która to platforma ODR Unii Europejskiej znajduje się na stronie: </w:t>
      </w:r>
      <w:hyperlink r:id="rId11">
        <w:r w:rsidRPr="001F3834">
          <w:rPr>
            <w:rStyle w:val="czeinternetowe"/>
            <w:rFonts w:ascii="Cambria" w:hAnsi="Cambria"/>
            <w:color w:val="auto"/>
            <w:sz w:val="20"/>
            <w:szCs w:val="20"/>
          </w:rPr>
          <w:t xml:space="preserve">http://ec.europa.eu/consumers/odr/. </w:t>
        </w:r>
      </w:hyperlink>
    </w:p>
    <w:p w14:paraId="4746A263" w14:textId="77777777" w:rsidR="00983CDC" w:rsidRPr="001F3834" w:rsidRDefault="00983CDC" w:rsidP="00983CDC">
      <w:pPr>
        <w:spacing w:line="276" w:lineRule="auto"/>
        <w:ind w:left="426" w:hanging="426"/>
        <w:jc w:val="center"/>
        <w:rPr>
          <w:rFonts w:ascii="Cambria" w:hAnsi="Cambria" w:cstheme="minorHAnsi"/>
          <w:b/>
          <w:sz w:val="20"/>
          <w:szCs w:val="20"/>
        </w:rPr>
      </w:pPr>
    </w:p>
    <w:p w14:paraId="7BD09D22" w14:textId="77777777" w:rsidR="00983CDC" w:rsidRPr="001F3834" w:rsidRDefault="00983CDC" w:rsidP="00983CDC">
      <w:pPr>
        <w:spacing w:line="276" w:lineRule="auto"/>
        <w:ind w:left="426" w:hanging="426"/>
        <w:jc w:val="center"/>
        <w:rPr>
          <w:rFonts w:ascii="Cambria" w:hAnsi="Cambria" w:cstheme="minorHAnsi"/>
          <w:b/>
          <w:sz w:val="20"/>
          <w:szCs w:val="20"/>
        </w:rPr>
      </w:pPr>
      <w:r w:rsidRPr="001F3834">
        <w:rPr>
          <w:rFonts w:ascii="Cambria" w:hAnsi="Cambria" w:cstheme="minorHAnsi"/>
          <w:b/>
          <w:sz w:val="20"/>
          <w:szCs w:val="20"/>
        </w:rPr>
        <w:t xml:space="preserve">[ROZDZIAŁ XI: WŁASNOŚĆ INTELEKTUALNA I DANE OSOBOWE] </w:t>
      </w:r>
    </w:p>
    <w:p w14:paraId="0D291425" w14:textId="77777777" w:rsidR="00983CDC" w:rsidRPr="001F3834" w:rsidRDefault="00983CDC" w:rsidP="00983CDC">
      <w:pPr>
        <w:spacing w:line="276" w:lineRule="auto"/>
        <w:ind w:left="426" w:hanging="426"/>
        <w:jc w:val="center"/>
        <w:rPr>
          <w:rFonts w:ascii="Cambria" w:hAnsi="Cambria" w:cstheme="minorHAnsi"/>
          <w:b/>
          <w:sz w:val="20"/>
          <w:szCs w:val="20"/>
        </w:rPr>
      </w:pPr>
    </w:p>
    <w:p w14:paraId="7BF68D67" w14:textId="6328065A" w:rsidR="00983CDC" w:rsidRPr="001F3834" w:rsidRDefault="00983CDC" w:rsidP="00983CDC">
      <w:pPr>
        <w:spacing w:line="276" w:lineRule="auto"/>
        <w:jc w:val="center"/>
        <w:rPr>
          <w:rFonts w:ascii="Cambria" w:hAnsi="Cambria" w:cstheme="minorHAnsi"/>
          <w:b/>
          <w:sz w:val="20"/>
          <w:szCs w:val="20"/>
        </w:rPr>
      </w:pPr>
      <w:r w:rsidRPr="001F3834">
        <w:rPr>
          <w:rFonts w:ascii="Cambria" w:hAnsi="Cambria" w:cstheme="minorHAnsi"/>
          <w:b/>
          <w:sz w:val="20"/>
          <w:szCs w:val="20"/>
        </w:rPr>
        <w:t>§ 3</w:t>
      </w:r>
      <w:r w:rsidR="008C27F8" w:rsidRPr="001F3834">
        <w:rPr>
          <w:rFonts w:ascii="Cambria" w:hAnsi="Cambria" w:cstheme="minorHAnsi"/>
          <w:b/>
          <w:sz w:val="20"/>
          <w:szCs w:val="20"/>
        </w:rPr>
        <w:t>6</w:t>
      </w:r>
      <w:r w:rsidRPr="001F3834">
        <w:rPr>
          <w:rFonts w:ascii="Cambria" w:hAnsi="Cambria" w:cstheme="minorHAnsi"/>
          <w:b/>
          <w:sz w:val="20"/>
          <w:szCs w:val="20"/>
        </w:rPr>
        <w:t>.</w:t>
      </w:r>
    </w:p>
    <w:p w14:paraId="3C9BB0F0" w14:textId="77777777" w:rsidR="00983CDC" w:rsidRPr="001F3834" w:rsidRDefault="00983CDC" w:rsidP="00983CDC">
      <w:pPr>
        <w:spacing w:line="276" w:lineRule="auto"/>
        <w:jc w:val="center"/>
        <w:rPr>
          <w:rFonts w:ascii="Cambria" w:hAnsi="Cambria" w:cstheme="minorHAnsi"/>
          <w:b/>
          <w:sz w:val="20"/>
          <w:szCs w:val="20"/>
        </w:rPr>
      </w:pPr>
      <w:r w:rsidRPr="001F3834">
        <w:rPr>
          <w:rFonts w:ascii="Cambria" w:hAnsi="Cambria" w:cstheme="minorHAnsi"/>
          <w:b/>
          <w:sz w:val="20"/>
          <w:szCs w:val="20"/>
        </w:rPr>
        <w:t>Dane osobowe</w:t>
      </w:r>
    </w:p>
    <w:p w14:paraId="3BDFBF3B" w14:textId="77777777" w:rsidR="00983CDC" w:rsidRPr="001F3834" w:rsidRDefault="00983CDC" w:rsidP="006667F9">
      <w:pPr>
        <w:pStyle w:val="Akapitzlist"/>
        <w:numPr>
          <w:ilvl w:val="0"/>
          <w:numId w:val="58"/>
        </w:numPr>
        <w:spacing w:before="0" w:after="0"/>
        <w:ind w:left="426"/>
        <w:jc w:val="both"/>
        <w:rPr>
          <w:rFonts w:ascii="Cambria" w:hAnsi="Cambria" w:cstheme="minorHAnsi"/>
          <w:sz w:val="20"/>
          <w:szCs w:val="20"/>
        </w:rPr>
      </w:pPr>
      <w:r w:rsidRPr="001F3834">
        <w:rPr>
          <w:rFonts w:ascii="Cambria" w:hAnsi="Cambria" w:cstheme="minorHAnsi"/>
          <w:sz w:val="20"/>
          <w:szCs w:val="20"/>
        </w:rPr>
        <w:t>Informacje dotyczące przetwarzania danych osobowych Użytkowników będących osobami fizycznymi zostały opisane w Polityce prywatności.</w:t>
      </w:r>
    </w:p>
    <w:p w14:paraId="11B7FE52" w14:textId="08CC3101" w:rsidR="00983CDC" w:rsidRPr="001F3834" w:rsidRDefault="00983CDC" w:rsidP="006667F9">
      <w:pPr>
        <w:pStyle w:val="Akapitzlist"/>
        <w:numPr>
          <w:ilvl w:val="0"/>
          <w:numId w:val="58"/>
        </w:numPr>
        <w:spacing w:before="0" w:after="0"/>
        <w:ind w:left="426"/>
        <w:jc w:val="both"/>
        <w:rPr>
          <w:rFonts w:ascii="Cambria" w:hAnsi="Cambria" w:cstheme="minorHAnsi"/>
          <w:sz w:val="20"/>
          <w:szCs w:val="20"/>
        </w:rPr>
      </w:pPr>
      <w:r w:rsidRPr="001F3834">
        <w:rPr>
          <w:rFonts w:ascii="Cambria" w:hAnsi="Cambria" w:cstheme="minorHAnsi"/>
          <w:sz w:val="20"/>
          <w:szCs w:val="20"/>
        </w:rPr>
        <w:t>Użytkownik, wykorzystując jakiekolwiek dane osobowe należące do osób trzecich na potrzeby korzystania z Aplikacji, jest zobowiązany zapewnić, aby użycie tych danych następowało zgodnie z prawem, a w szczególności, by podmioty, do których te dane należą, zostały należycie poinformowane o ich wykorzystywaniu. W szczególności zobowiązuje się do przekazania tym osobom Polityki prywatności, o której mowa w ust. 1.</w:t>
      </w:r>
    </w:p>
    <w:p w14:paraId="5AA458FE" w14:textId="1C80971B" w:rsidR="00983CDC" w:rsidRPr="001F3834" w:rsidRDefault="00983CDC" w:rsidP="006667F9">
      <w:pPr>
        <w:pStyle w:val="Akapitzlist"/>
        <w:numPr>
          <w:ilvl w:val="0"/>
          <w:numId w:val="58"/>
        </w:numPr>
        <w:spacing w:before="0" w:after="0"/>
        <w:ind w:left="426"/>
        <w:jc w:val="both"/>
        <w:rPr>
          <w:rFonts w:ascii="Cambria" w:hAnsi="Cambria" w:cstheme="minorHAnsi"/>
          <w:sz w:val="20"/>
          <w:szCs w:val="20"/>
        </w:rPr>
      </w:pPr>
      <w:r w:rsidRPr="001F3834">
        <w:rPr>
          <w:rFonts w:ascii="Cambria" w:hAnsi="Cambria" w:cstheme="minorHAnsi"/>
          <w:sz w:val="20"/>
          <w:szCs w:val="20"/>
        </w:rPr>
        <w:t xml:space="preserve">Jeżeli Użytkownik korzysta z danych osobowych należących do osób trzecich, Operator ma prawo przyjąć, że użycie tych danych osobowych następuje zgodnie z prawem. </w:t>
      </w:r>
    </w:p>
    <w:p w14:paraId="6DF6F3DE" w14:textId="69AA69A4" w:rsidR="00983CDC" w:rsidRPr="001F3834" w:rsidRDefault="00983CDC" w:rsidP="006667F9">
      <w:pPr>
        <w:pStyle w:val="Akapitzlist"/>
        <w:numPr>
          <w:ilvl w:val="0"/>
          <w:numId w:val="58"/>
        </w:numPr>
        <w:spacing w:before="0" w:after="0"/>
        <w:ind w:left="426"/>
        <w:jc w:val="both"/>
        <w:rPr>
          <w:rFonts w:ascii="Cambria" w:hAnsi="Cambria" w:cstheme="minorHAnsi"/>
          <w:sz w:val="20"/>
          <w:szCs w:val="20"/>
        </w:rPr>
      </w:pPr>
      <w:r w:rsidRPr="001F3834">
        <w:rPr>
          <w:rFonts w:ascii="Cambria" w:hAnsi="Cambria" w:cstheme="minorHAnsi"/>
          <w:sz w:val="20"/>
          <w:szCs w:val="20"/>
        </w:rPr>
        <w:t xml:space="preserve">W przypadku, gdy Użytkownik bezprawnie korzysta z danych osobowych należących do osób trzecich, i z tego powodu Operator poniesie jakąkolwiek odpowiedzialność (cywilną, administracyjną), Użytkownik może zostać zobowiązany do naprawienia Operatorowi szkody tym wywołanej — na zasadach ogólnych prawa cywilnego. </w:t>
      </w:r>
    </w:p>
    <w:p w14:paraId="35F6858F" w14:textId="77777777" w:rsidR="00983CDC" w:rsidRPr="001F3834" w:rsidRDefault="00983CDC" w:rsidP="00983CDC">
      <w:pPr>
        <w:spacing w:line="276" w:lineRule="auto"/>
        <w:jc w:val="center"/>
        <w:rPr>
          <w:rFonts w:ascii="Cambria" w:hAnsi="Cambria" w:cs="Calibri"/>
          <w:b/>
          <w:sz w:val="20"/>
          <w:szCs w:val="20"/>
        </w:rPr>
      </w:pPr>
    </w:p>
    <w:p w14:paraId="4D6E86CE" w14:textId="26EC59BD" w:rsidR="00983CDC" w:rsidRPr="001F3834" w:rsidRDefault="00983CDC" w:rsidP="00983CDC">
      <w:pPr>
        <w:spacing w:line="276" w:lineRule="auto"/>
        <w:jc w:val="center"/>
        <w:rPr>
          <w:rFonts w:ascii="Cambria" w:hAnsi="Cambria" w:cs="Calibri"/>
          <w:b/>
          <w:sz w:val="20"/>
          <w:szCs w:val="20"/>
        </w:rPr>
      </w:pPr>
      <w:r w:rsidRPr="001F3834">
        <w:rPr>
          <w:rFonts w:ascii="Cambria" w:hAnsi="Cambria" w:cs="Calibri"/>
          <w:b/>
          <w:sz w:val="20"/>
          <w:szCs w:val="20"/>
        </w:rPr>
        <w:t>§ 3</w:t>
      </w:r>
      <w:r w:rsidR="00363CD9" w:rsidRPr="001F3834">
        <w:rPr>
          <w:rFonts w:ascii="Cambria" w:hAnsi="Cambria" w:cs="Calibri"/>
          <w:b/>
          <w:sz w:val="20"/>
          <w:szCs w:val="20"/>
        </w:rPr>
        <w:t>7</w:t>
      </w:r>
      <w:r w:rsidRPr="001F3834">
        <w:rPr>
          <w:rFonts w:ascii="Cambria" w:hAnsi="Cambria" w:cs="Calibri"/>
          <w:b/>
          <w:sz w:val="20"/>
          <w:szCs w:val="20"/>
        </w:rPr>
        <w:t>.</w:t>
      </w:r>
    </w:p>
    <w:p w14:paraId="24366E18" w14:textId="77777777" w:rsidR="00983CDC" w:rsidRPr="001F3834" w:rsidRDefault="00983CDC" w:rsidP="00983CDC">
      <w:pPr>
        <w:spacing w:line="276" w:lineRule="auto"/>
        <w:jc w:val="center"/>
        <w:rPr>
          <w:rFonts w:ascii="Cambria" w:hAnsi="Cambria" w:cs="Calibri"/>
          <w:b/>
          <w:sz w:val="20"/>
          <w:szCs w:val="20"/>
        </w:rPr>
      </w:pPr>
      <w:r w:rsidRPr="001F3834">
        <w:rPr>
          <w:rFonts w:ascii="Cambria" w:hAnsi="Cambria" w:cs="Calibri"/>
          <w:b/>
          <w:sz w:val="20"/>
          <w:szCs w:val="20"/>
        </w:rPr>
        <w:t>Prawa własności intelektualnej</w:t>
      </w:r>
    </w:p>
    <w:p w14:paraId="572A5FB7" w14:textId="5B05817C" w:rsidR="00983CDC" w:rsidRPr="001F3834" w:rsidRDefault="00983CDC" w:rsidP="006667F9">
      <w:pPr>
        <w:pStyle w:val="Akapitzlist"/>
        <w:numPr>
          <w:ilvl w:val="1"/>
          <w:numId w:val="63"/>
        </w:numPr>
        <w:tabs>
          <w:tab w:val="clear" w:pos="1800"/>
        </w:tabs>
        <w:spacing w:before="0" w:after="0"/>
        <w:ind w:left="426"/>
        <w:jc w:val="both"/>
        <w:rPr>
          <w:rFonts w:ascii="Cambria" w:hAnsi="Cambria" w:cs="Calibri"/>
          <w:sz w:val="20"/>
          <w:szCs w:val="20"/>
        </w:rPr>
      </w:pPr>
      <w:r w:rsidRPr="001F3834">
        <w:rPr>
          <w:rFonts w:ascii="Cambria" w:hAnsi="Cambria" w:cs="Calibri"/>
          <w:sz w:val="20"/>
          <w:szCs w:val="20"/>
        </w:rPr>
        <w:t xml:space="preserve">Wszystkie materiały dostępne w Aplikacji mogą stanowić </w:t>
      </w:r>
      <w:r w:rsidR="00B0220D" w:rsidRPr="001F3834">
        <w:rPr>
          <w:rFonts w:ascii="Cambria" w:hAnsi="Cambria" w:cs="Calibri"/>
          <w:sz w:val="20"/>
          <w:szCs w:val="20"/>
        </w:rPr>
        <w:t xml:space="preserve">chronione </w:t>
      </w:r>
      <w:r w:rsidRPr="001F3834">
        <w:rPr>
          <w:rFonts w:ascii="Cambria" w:hAnsi="Cambria" w:cs="Calibri"/>
          <w:sz w:val="20"/>
          <w:szCs w:val="20"/>
        </w:rPr>
        <w:t xml:space="preserve">dobra niematerialne, </w:t>
      </w:r>
      <w:r w:rsidR="00B0220D" w:rsidRPr="001F3834">
        <w:rPr>
          <w:rFonts w:ascii="Cambria" w:hAnsi="Cambria" w:cs="Calibri"/>
          <w:sz w:val="20"/>
          <w:szCs w:val="20"/>
        </w:rPr>
        <w:t xml:space="preserve">zwane dalej „Dobrami Niematerialnymi”, </w:t>
      </w:r>
      <w:r w:rsidRPr="001F3834">
        <w:rPr>
          <w:rFonts w:ascii="Cambria" w:hAnsi="Cambria" w:cs="Calibri"/>
          <w:sz w:val="20"/>
          <w:szCs w:val="20"/>
        </w:rPr>
        <w:t xml:space="preserve">w szczególności utwory w rozumieniu przepisu art. 1 ust. 1 oraz programy komputerowe w rozumieniu art. 74 ust. 1 ustawy z dnia 4 lutego 1994 r. o prawie autorskim i prawach pokrewnych (t. j. Dz. U. 2019 poz. 1231, z późn. zm. — dalej: pr. aut.), i podlegać ochronie. Użytkownik zobowiązuje się do poszanowania praw własności intelektualnej przysługujących Operatorowi przez cały okres korzystania z Aplikacji oraz po zakończeniu tego korzystania — pod rygorem odpowiedzialności </w:t>
      </w:r>
      <w:r w:rsidRPr="001F3834">
        <w:rPr>
          <w:rFonts w:ascii="Cambria" w:hAnsi="Cambria" w:cs="Calibri"/>
          <w:sz w:val="20"/>
          <w:szCs w:val="20"/>
        </w:rPr>
        <w:t xml:space="preserve">odszkodowawczej przewidzianej w odpowiednich przepisach prawa. </w:t>
      </w:r>
    </w:p>
    <w:p w14:paraId="0FA6D6E3" w14:textId="0DDE37A1" w:rsidR="00983CDC" w:rsidRPr="001F3834" w:rsidRDefault="00983CDC" w:rsidP="006667F9">
      <w:pPr>
        <w:pStyle w:val="Akapitzlist"/>
        <w:numPr>
          <w:ilvl w:val="1"/>
          <w:numId w:val="63"/>
        </w:numPr>
        <w:tabs>
          <w:tab w:val="clear" w:pos="1800"/>
        </w:tabs>
        <w:spacing w:before="0" w:after="0"/>
        <w:ind w:left="426"/>
        <w:jc w:val="both"/>
        <w:rPr>
          <w:rFonts w:ascii="Cambria" w:hAnsi="Cambria" w:cs="Calibri"/>
          <w:sz w:val="20"/>
          <w:szCs w:val="20"/>
        </w:rPr>
      </w:pPr>
      <w:r w:rsidRPr="001F3834">
        <w:rPr>
          <w:rFonts w:ascii="Cambria" w:hAnsi="Cambria" w:cs="Calibri"/>
          <w:sz w:val="20"/>
          <w:szCs w:val="20"/>
        </w:rPr>
        <w:t>Z uwzględnieniem przepisów o dozwolonym użytku bezwzględnie zabrania się Użytkownikowi bez uzyskania zgody Operator</w:t>
      </w:r>
      <w:r w:rsidR="00B0220D" w:rsidRPr="001F3834">
        <w:rPr>
          <w:rFonts w:ascii="Cambria" w:hAnsi="Cambria" w:cs="Calibri"/>
          <w:sz w:val="20"/>
          <w:szCs w:val="20"/>
        </w:rPr>
        <w:t>a</w:t>
      </w:r>
      <w:r w:rsidRPr="001F3834">
        <w:rPr>
          <w:rFonts w:ascii="Cambria" w:hAnsi="Cambria" w:cs="Calibri"/>
          <w:sz w:val="20"/>
          <w:szCs w:val="20"/>
        </w:rPr>
        <w:t xml:space="preserve">: </w:t>
      </w:r>
    </w:p>
    <w:p w14:paraId="0E8E690E" w14:textId="246FEE76" w:rsidR="00983CDC" w:rsidRPr="001F3834" w:rsidRDefault="00983CDC" w:rsidP="006667F9">
      <w:pPr>
        <w:pStyle w:val="Akapitzlist"/>
        <w:numPr>
          <w:ilvl w:val="2"/>
          <w:numId w:val="64"/>
        </w:numPr>
        <w:spacing w:before="0" w:after="0"/>
        <w:ind w:left="851" w:hanging="322"/>
        <w:jc w:val="both"/>
        <w:rPr>
          <w:rFonts w:ascii="Cambria" w:hAnsi="Cambria" w:cs="Calibri"/>
          <w:sz w:val="20"/>
          <w:szCs w:val="20"/>
        </w:rPr>
      </w:pPr>
      <w:r w:rsidRPr="001F3834">
        <w:rPr>
          <w:rFonts w:ascii="Cambria" w:hAnsi="Cambria" w:cs="Calibri"/>
          <w:sz w:val="20"/>
          <w:szCs w:val="20"/>
        </w:rPr>
        <w:t xml:space="preserve">trwałego lub czasowego zwielokrotniania (reprodukcji) </w:t>
      </w:r>
      <w:r w:rsidR="00B0220D" w:rsidRPr="001F3834">
        <w:rPr>
          <w:rFonts w:ascii="Cambria" w:hAnsi="Cambria" w:cs="Calibri"/>
          <w:sz w:val="20"/>
          <w:szCs w:val="20"/>
        </w:rPr>
        <w:t>D</w:t>
      </w:r>
      <w:r w:rsidRPr="001F3834">
        <w:rPr>
          <w:rFonts w:ascii="Cambria" w:hAnsi="Cambria" w:cs="Calibri"/>
          <w:sz w:val="20"/>
          <w:szCs w:val="20"/>
        </w:rPr>
        <w:t xml:space="preserve">óbr </w:t>
      </w:r>
      <w:r w:rsidR="00B0220D" w:rsidRPr="001F3834">
        <w:rPr>
          <w:rFonts w:ascii="Cambria" w:hAnsi="Cambria" w:cs="Calibri"/>
          <w:sz w:val="20"/>
          <w:szCs w:val="20"/>
        </w:rPr>
        <w:t>N</w:t>
      </w:r>
      <w:r w:rsidRPr="001F3834">
        <w:rPr>
          <w:rFonts w:ascii="Cambria" w:hAnsi="Cambria" w:cs="Calibri"/>
          <w:sz w:val="20"/>
          <w:szCs w:val="20"/>
        </w:rPr>
        <w:t xml:space="preserve">iematerialnych, w całości lub w części jakimikolwiek środkami i w jakiejkolwiek formie; </w:t>
      </w:r>
    </w:p>
    <w:p w14:paraId="08610678" w14:textId="3E77F0B1" w:rsidR="00983CDC" w:rsidRPr="001F3834" w:rsidRDefault="00983CDC" w:rsidP="006667F9">
      <w:pPr>
        <w:pStyle w:val="Akapitzlist"/>
        <w:numPr>
          <w:ilvl w:val="2"/>
          <w:numId w:val="64"/>
        </w:numPr>
        <w:spacing w:before="0" w:after="0"/>
        <w:ind w:left="851" w:hanging="322"/>
        <w:jc w:val="both"/>
        <w:rPr>
          <w:rFonts w:ascii="Cambria" w:hAnsi="Cambria" w:cs="Calibri"/>
          <w:sz w:val="20"/>
          <w:szCs w:val="20"/>
        </w:rPr>
      </w:pPr>
      <w:r w:rsidRPr="001F3834">
        <w:rPr>
          <w:rFonts w:ascii="Cambria" w:hAnsi="Cambria" w:cs="Calibri"/>
          <w:sz w:val="20"/>
          <w:szCs w:val="20"/>
        </w:rPr>
        <w:t xml:space="preserve">wprowadzania jakichkolwiek poprawek, modyfikacji źródeł i zmian w strukturze </w:t>
      </w:r>
      <w:r w:rsidR="00B0220D" w:rsidRPr="001F3834">
        <w:rPr>
          <w:rFonts w:ascii="Cambria" w:hAnsi="Cambria" w:cs="Calibri"/>
          <w:sz w:val="20"/>
          <w:szCs w:val="20"/>
        </w:rPr>
        <w:t>D</w:t>
      </w:r>
      <w:r w:rsidRPr="001F3834">
        <w:rPr>
          <w:rFonts w:ascii="Cambria" w:hAnsi="Cambria" w:cs="Calibri"/>
          <w:sz w:val="20"/>
          <w:szCs w:val="20"/>
        </w:rPr>
        <w:t xml:space="preserve">óbr </w:t>
      </w:r>
      <w:r w:rsidR="00B0220D" w:rsidRPr="001F3834">
        <w:rPr>
          <w:rFonts w:ascii="Cambria" w:hAnsi="Cambria" w:cs="Calibri"/>
          <w:sz w:val="20"/>
          <w:szCs w:val="20"/>
        </w:rPr>
        <w:t>N</w:t>
      </w:r>
      <w:r w:rsidRPr="001F3834">
        <w:rPr>
          <w:rFonts w:ascii="Cambria" w:hAnsi="Cambria" w:cs="Calibri"/>
          <w:sz w:val="20"/>
          <w:szCs w:val="20"/>
        </w:rPr>
        <w:t xml:space="preserve">iematerialnych; </w:t>
      </w:r>
    </w:p>
    <w:p w14:paraId="0D41EEE8" w14:textId="746B9487" w:rsidR="00983CDC" w:rsidRPr="001F3834" w:rsidRDefault="00983CDC" w:rsidP="006667F9">
      <w:pPr>
        <w:pStyle w:val="Akapitzlist"/>
        <w:numPr>
          <w:ilvl w:val="2"/>
          <w:numId w:val="64"/>
        </w:numPr>
        <w:spacing w:before="0" w:after="0"/>
        <w:ind w:left="851" w:hanging="322"/>
        <w:jc w:val="both"/>
        <w:rPr>
          <w:rFonts w:ascii="Cambria" w:hAnsi="Cambria" w:cs="Calibri"/>
          <w:sz w:val="20"/>
          <w:szCs w:val="20"/>
        </w:rPr>
      </w:pPr>
      <w:r w:rsidRPr="001F3834">
        <w:rPr>
          <w:rFonts w:ascii="Cambria" w:hAnsi="Cambria" w:cs="Calibri"/>
          <w:sz w:val="20"/>
          <w:szCs w:val="20"/>
        </w:rPr>
        <w:t xml:space="preserve">stosowania </w:t>
      </w:r>
      <w:r w:rsidR="00B0220D" w:rsidRPr="001F3834">
        <w:rPr>
          <w:rFonts w:ascii="Cambria" w:hAnsi="Cambria" w:cs="Calibri"/>
          <w:sz w:val="20"/>
          <w:szCs w:val="20"/>
        </w:rPr>
        <w:t>D</w:t>
      </w:r>
      <w:r w:rsidRPr="001F3834">
        <w:rPr>
          <w:rFonts w:ascii="Cambria" w:hAnsi="Cambria" w:cs="Calibri"/>
          <w:sz w:val="20"/>
          <w:szCs w:val="20"/>
        </w:rPr>
        <w:t xml:space="preserve">óbr </w:t>
      </w:r>
      <w:r w:rsidR="00B0220D" w:rsidRPr="001F3834">
        <w:rPr>
          <w:rFonts w:ascii="Cambria" w:hAnsi="Cambria" w:cs="Calibri"/>
          <w:sz w:val="20"/>
          <w:szCs w:val="20"/>
        </w:rPr>
        <w:t>Nie</w:t>
      </w:r>
      <w:r w:rsidRPr="001F3834">
        <w:rPr>
          <w:rFonts w:ascii="Cambria" w:hAnsi="Cambria" w:cs="Calibri"/>
          <w:sz w:val="20"/>
          <w:szCs w:val="20"/>
        </w:rPr>
        <w:t xml:space="preserve">materialnych, i ich części, fragmentów lub wersji w innym utworze; </w:t>
      </w:r>
    </w:p>
    <w:p w14:paraId="3576EE6F" w14:textId="283F15D2" w:rsidR="00983CDC" w:rsidRPr="001F3834" w:rsidRDefault="00983CDC" w:rsidP="006667F9">
      <w:pPr>
        <w:pStyle w:val="Akapitzlist"/>
        <w:numPr>
          <w:ilvl w:val="2"/>
          <w:numId w:val="64"/>
        </w:numPr>
        <w:spacing w:before="0" w:after="0"/>
        <w:ind w:left="851" w:hanging="322"/>
        <w:jc w:val="both"/>
        <w:rPr>
          <w:rFonts w:ascii="Cambria" w:hAnsi="Cambria" w:cs="Calibri"/>
          <w:sz w:val="20"/>
          <w:szCs w:val="20"/>
        </w:rPr>
      </w:pPr>
      <w:r w:rsidRPr="001F3834">
        <w:rPr>
          <w:rFonts w:ascii="Cambria" w:hAnsi="Cambria" w:cs="Calibri"/>
          <w:sz w:val="20"/>
          <w:szCs w:val="20"/>
        </w:rPr>
        <w:t xml:space="preserve">odsprzedawania, rozpowszechniania, użyczania, dzierżawienia, najmowania, oddawania płatnie i nieodpłatnie osobom trzecim </w:t>
      </w:r>
      <w:r w:rsidR="00F26854" w:rsidRPr="001F3834">
        <w:rPr>
          <w:rFonts w:ascii="Cambria" w:hAnsi="Cambria" w:cs="Calibri"/>
          <w:sz w:val="20"/>
          <w:szCs w:val="20"/>
        </w:rPr>
        <w:t>D</w:t>
      </w:r>
      <w:r w:rsidRPr="001F3834">
        <w:rPr>
          <w:rFonts w:ascii="Cambria" w:hAnsi="Cambria" w:cs="Calibri"/>
          <w:sz w:val="20"/>
          <w:szCs w:val="20"/>
        </w:rPr>
        <w:t xml:space="preserve">óbr </w:t>
      </w:r>
      <w:r w:rsidR="00F26854" w:rsidRPr="001F3834">
        <w:rPr>
          <w:rFonts w:ascii="Cambria" w:hAnsi="Cambria" w:cs="Calibri"/>
          <w:sz w:val="20"/>
          <w:szCs w:val="20"/>
        </w:rPr>
        <w:t>N</w:t>
      </w:r>
      <w:r w:rsidRPr="001F3834">
        <w:rPr>
          <w:rFonts w:ascii="Cambria" w:hAnsi="Cambria" w:cs="Calibri"/>
          <w:sz w:val="20"/>
          <w:szCs w:val="20"/>
        </w:rPr>
        <w:t xml:space="preserve">iematerialnych, ich kopii, wszelkich modyfikacji; </w:t>
      </w:r>
    </w:p>
    <w:p w14:paraId="2EA5DBFC" w14:textId="20D9E5FA" w:rsidR="00983CDC" w:rsidRPr="001F3834" w:rsidRDefault="00983CDC" w:rsidP="006667F9">
      <w:pPr>
        <w:pStyle w:val="Akapitzlist"/>
        <w:numPr>
          <w:ilvl w:val="2"/>
          <w:numId w:val="64"/>
        </w:numPr>
        <w:spacing w:before="0" w:after="0"/>
        <w:ind w:left="851" w:hanging="322"/>
        <w:jc w:val="both"/>
        <w:rPr>
          <w:rFonts w:ascii="Cambria" w:hAnsi="Cambria" w:cs="Calibri"/>
          <w:sz w:val="20"/>
          <w:szCs w:val="20"/>
        </w:rPr>
      </w:pPr>
      <w:r w:rsidRPr="001F3834">
        <w:rPr>
          <w:rFonts w:ascii="Cambria" w:hAnsi="Cambria" w:cs="Calibri"/>
          <w:sz w:val="20"/>
          <w:szCs w:val="20"/>
        </w:rPr>
        <w:t xml:space="preserve">dokonywania jakichkolwiek czynności rozporządzających prawami do </w:t>
      </w:r>
      <w:r w:rsidR="00F26854" w:rsidRPr="001F3834">
        <w:rPr>
          <w:rFonts w:ascii="Cambria" w:hAnsi="Cambria" w:cs="Calibri"/>
          <w:sz w:val="20"/>
          <w:szCs w:val="20"/>
        </w:rPr>
        <w:t>D</w:t>
      </w:r>
      <w:r w:rsidRPr="001F3834">
        <w:rPr>
          <w:rFonts w:ascii="Cambria" w:hAnsi="Cambria" w:cs="Calibri"/>
          <w:sz w:val="20"/>
          <w:szCs w:val="20"/>
        </w:rPr>
        <w:t xml:space="preserve">óbr </w:t>
      </w:r>
      <w:r w:rsidR="00F26854" w:rsidRPr="001F3834">
        <w:rPr>
          <w:rFonts w:ascii="Cambria" w:hAnsi="Cambria" w:cs="Calibri"/>
          <w:sz w:val="20"/>
          <w:szCs w:val="20"/>
        </w:rPr>
        <w:t>N</w:t>
      </w:r>
      <w:r w:rsidRPr="001F3834">
        <w:rPr>
          <w:rFonts w:ascii="Cambria" w:hAnsi="Cambria" w:cs="Calibri"/>
          <w:sz w:val="20"/>
          <w:szCs w:val="20"/>
        </w:rPr>
        <w:t>iematerialnych na rzecz osób trzecich.</w:t>
      </w:r>
    </w:p>
    <w:p w14:paraId="2BF52D36" w14:textId="1D6F2EBD" w:rsidR="00983CDC" w:rsidRPr="001F3834" w:rsidRDefault="00983CDC" w:rsidP="006667F9">
      <w:pPr>
        <w:pStyle w:val="Akapitzlist"/>
        <w:numPr>
          <w:ilvl w:val="1"/>
          <w:numId w:val="63"/>
        </w:numPr>
        <w:tabs>
          <w:tab w:val="clear" w:pos="1800"/>
        </w:tabs>
        <w:spacing w:before="0" w:after="0"/>
        <w:ind w:left="426"/>
        <w:jc w:val="both"/>
        <w:rPr>
          <w:rFonts w:ascii="Cambria" w:hAnsi="Cambria" w:cs="Calibri"/>
          <w:sz w:val="20"/>
          <w:szCs w:val="20"/>
        </w:rPr>
      </w:pPr>
      <w:r w:rsidRPr="001F3834">
        <w:rPr>
          <w:rFonts w:ascii="Cambria" w:hAnsi="Cambria" w:cs="Calibri"/>
          <w:sz w:val="20"/>
          <w:szCs w:val="20"/>
        </w:rPr>
        <w:t xml:space="preserve">W przypadku jakichkolwiek wątpliwości związanych z prawami własności intelektualnej Użytkownik powinien niezwłocznie skontaktować się z Operatorem. </w:t>
      </w:r>
    </w:p>
    <w:p w14:paraId="77D44236" w14:textId="77777777" w:rsidR="00983CDC" w:rsidRPr="001F3834" w:rsidRDefault="00983CDC" w:rsidP="00983CDC">
      <w:pPr>
        <w:spacing w:line="276" w:lineRule="auto"/>
        <w:ind w:left="426" w:hanging="426"/>
        <w:jc w:val="center"/>
        <w:rPr>
          <w:rFonts w:ascii="Cambria" w:hAnsi="Cambria" w:cstheme="minorHAnsi"/>
          <w:b/>
          <w:sz w:val="20"/>
          <w:szCs w:val="20"/>
        </w:rPr>
      </w:pPr>
    </w:p>
    <w:p w14:paraId="24FD0A67" w14:textId="77777777" w:rsidR="00983CDC" w:rsidRPr="001F3834" w:rsidRDefault="00983CDC" w:rsidP="00983CDC">
      <w:pPr>
        <w:spacing w:line="276" w:lineRule="auto"/>
        <w:ind w:left="426" w:hanging="426"/>
        <w:jc w:val="center"/>
        <w:rPr>
          <w:rFonts w:ascii="Cambria" w:hAnsi="Cambria" w:cstheme="minorHAnsi"/>
          <w:b/>
          <w:sz w:val="20"/>
          <w:szCs w:val="20"/>
        </w:rPr>
      </w:pPr>
      <w:r w:rsidRPr="001F3834">
        <w:rPr>
          <w:rFonts w:ascii="Cambria" w:hAnsi="Cambria" w:cstheme="minorHAnsi"/>
          <w:b/>
          <w:sz w:val="20"/>
          <w:szCs w:val="20"/>
        </w:rPr>
        <w:t xml:space="preserve">[ROZDZIAŁ XII: POSTANOWIENIA KOŃCOWE] </w:t>
      </w:r>
    </w:p>
    <w:p w14:paraId="1A84E3C4" w14:textId="77777777" w:rsidR="00983CDC" w:rsidRPr="001F3834" w:rsidRDefault="00983CDC" w:rsidP="00983CDC">
      <w:pPr>
        <w:spacing w:line="276" w:lineRule="auto"/>
        <w:ind w:left="426" w:hanging="426"/>
        <w:jc w:val="center"/>
        <w:rPr>
          <w:rFonts w:ascii="Cambria" w:hAnsi="Cambria" w:cstheme="minorHAnsi"/>
          <w:b/>
          <w:sz w:val="20"/>
          <w:szCs w:val="20"/>
        </w:rPr>
      </w:pPr>
    </w:p>
    <w:p w14:paraId="7722A194" w14:textId="173D4CED" w:rsidR="00983CDC" w:rsidRPr="001F3834" w:rsidRDefault="00983CDC" w:rsidP="00983CDC">
      <w:pPr>
        <w:spacing w:line="276" w:lineRule="auto"/>
        <w:ind w:left="426" w:hanging="426"/>
        <w:jc w:val="center"/>
        <w:rPr>
          <w:rFonts w:ascii="Cambria" w:hAnsi="Cambria" w:cstheme="minorHAnsi"/>
          <w:b/>
          <w:sz w:val="20"/>
          <w:szCs w:val="20"/>
        </w:rPr>
      </w:pPr>
      <w:r w:rsidRPr="001F3834">
        <w:rPr>
          <w:rFonts w:ascii="Cambria" w:hAnsi="Cambria" w:cstheme="minorHAnsi"/>
          <w:b/>
          <w:sz w:val="20"/>
          <w:szCs w:val="20"/>
        </w:rPr>
        <w:t>§ 3</w:t>
      </w:r>
      <w:r w:rsidR="00F26854" w:rsidRPr="001F3834">
        <w:rPr>
          <w:rFonts w:ascii="Cambria" w:hAnsi="Cambria" w:cstheme="minorHAnsi"/>
          <w:b/>
          <w:sz w:val="20"/>
          <w:szCs w:val="20"/>
        </w:rPr>
        <w:t>8</w:t>
      </w:r>
      <w:r w:rsidRPr="001F3834">
        <w:rPr>
          <w:rFonts w:ascii="Cambria" w:hAnsi="Cambria" w:cstheme="minorHAnsi"/>
          <w:b/>
          <w:sz w:val="20"/>
          <w:szCs w:val="20"/>
        </w:rPr>
        <w:t xml:space="preserve">. </w:t>
      </w:r>
    </w:p>
    <w:p w14:paraId="069DA0A2" w14:textId="77777777" w:rsidR="00983CDC" w:rsidRPr="001F3834" w:rsidRDefault="00983CDC" w:rsidP="00983CDC">
      <w:pPr>
        <w:spacing w:line="276" w:lineRule="auto"/>
        <w:ind w:left="426" w:hanging="426"/>
        <w:jc w:val="center"/>
        <w:rPr>
          <w:rFonts w:ascii="Cambria" w:hAnsi="Cambria" w:cstheme="minorHAnsi"/>
          <w:b/>
          <w:sz w:val="20"/>
          <w:szCs w:val="20"/>
        </w:rPr>
      </w:pPr>
      <w:r w:rsidRPr="001F3834">
        <w:rPr>
          <w:rFonts w:ascii="Cambria" w:hAnsi="Cambria" w:cstheme="minorHAnsi"/>
          <w:b/>
          <w:sz w:val="20"/>
          <w:szCs w:val="20"/>
        </w:rPr>
        <w:t>Dane kontaktowe</w:t>
      </w:r>
    </w:p>
    <w:p w14:paraId="68280FAF" w14:textId="584A4772" w:rsidR="00983CDC" w:rsidRPr="001F3834" w:rsidRDefault="00983CDC" w:rsidP="006667F9">
      <w:pPr>
        <w:pStyle w:val="Akapitzlist"/>
        <w:numPr>
          <w:ilvl w:val="0"/>
          <w:numId w:val="61"/>
        </w:numPr>
        <w:tabs>
          <w:tab w:val="clear" w:pos="784"/>
        </w:tabs>
        <w:spacing w:before="0" w:after="0"/>
        <w:ind w:left="426" w:hanging="357"/>
        <w:jc w:val="both"/>
        <w:rPr>
          <w:rFonts w:ascii="Cambria" w:hAnsi="Cambria" w:cs="Calibri"/>
          <w:sz w:val="20"/>
          <w:szCs w:val="20"/>
        </w:rPr>
      </w:pPr>
      <w:r w:rsidRPr="001F3834">
        <w:rPr>
          <w:rFonts w:ascii="Cambria" w:hAnsi="Cambria" w:cs="Calibri"/>
          <w:sz w:val="20"/>
          <w:szCs w:val="20"/>
        </w:rPr>
        <w:t xml:space="preserve">Kontakt z Operatorem jest możliwy w następujący sposób: </w:t>
      </w:r>
    </w:p>
    <w:p w14:paraId="63EEAC8D" w14:textId="5163853C" w:rsidR="00983CDC" w:rsidRPr="001F3834" w:rsidRDefault="00983CDC" w:rsidP="006667F9">
      <w:pPr>
        <w:numPr>
          <w:ilvl w:val="2"/>
          <w:numId w:val="61"/>
        </w:numPr>
        <w:spacing w:line="276" w:lineRule="auto"/>
        <w:ind w:left="709" w:hanging="283"/>
        <w:jc w:val="both"/>
        <w:rPr>
          <w:rFonts w:ascii="Cambria" w:hAnsi="Cambria" w:cs="Calibri"/>
          <w:sz w:val="20"/>
          <w:szCs w:val="20"/>
        </w:rPr>
      </w:pPr>
      <w:r w:rsidRPr="001F3834">
        <w:rPr>
          <w:rFonts w:ascii="Cambria" w:hAnsi="Cambria" w:cs="Calibri"/>
          <w:sz w:val="20"/>
          <w:szCs w:val="20"/>
          <w:u w:val="single"/>
        </w:rPr>
        <w:t>pocztą elektroniczną</w:t>
      </w:r>
      <w:r w:rsidRPr="001F3834">
        <w:rPr>
          <w:rFonts w:ascii="Cambria" w:hAnsi="Cambria" w:cs="Calibri"/>
          <w:sz w:val="20"/>
          <w:szCs w:val="20"/>
        </w:rPr>
        <w:t xml:space="preserve">: </w:t>
      </w:r>
      <w:ins w:id="10" w:author="Adam Piątek" w:date="2022-01-17T22:01:00Z">
        <w:r w:rsidR="00782616" w:rsidRPr="007B5773">
          <w:rPr>
            <w:rFonts w:cs="Calibri"/>
            <w:sz w:val="20"/>
            <w:szCs w:val="20"/>
          </w:rPr>
          <w:t>kontakt@smartbox-storage.pl</w:t>
        </w:r>
      </w:ins>
      <w:r w:rsidRPr="001F3834">
        <w:rPr>
          <w:rFonts w:ascii="Cambria" w:hAnsi="Cambria" w:cs="Calibri"/>
          <w:sz w:val="20"/>
          <w:szCs w:val="20"/>
        </w:rPr>
        <w:t>;</w:t>
      </w:r>
    </w:p>
    <w:p w14:paraId="565E805A" w14:textId="608ED7F3" w:rsidR="00983CDC" w:rsidRPr="001F3834" w:rsidRDefault="00983CDC" w:rsidP="006667F9">
      <w:pPr>
        <w:numPr>
          <w:ilvl w:val="2"/>
          <w:numId w:val="61"/>
        </w:numPr>
        <w:spacing w:line="276" w:lineRule="auto"/>
        <w:ind w:left="709" w:hanging="283"/>
        <w:jc w:val="both"/>
        <w:rPr>
          <w:rFonts w:ascii="Cambria" w:hAnsi="Cambria" w:cs="Calibri"/>
          <w:sz w:val="20"/>
          <w:szCs w:val="20"/>
        </w:rPr>
      </w:pPr>
      <w:r w:rsidRPr="001F3834">
        <w:rPr>
          <w:rFonts w:ascii="Cambria" w:hAnsi="Cambria" w:cs="Calibri"/>
          <w:sz w:val="20"/>
          <w:szCs w:val="20"/>
          <w:u w:val="single"/>
        </w:rPr>
        <w:t>telefonicznie</w:t>
      </w:r>
      <w:r w:rsidRPr="001F3834">
        <w:rPr>
          <w:rFonts w:ascii="Cambria" w:hAnsi="Cambria" w:cs="Calibri"/>
          <w:sz w:val="20"/>
          <w:szCs w:val="20"/>
        </w:rPr>
        <w:t xml:space="preserve">: </w:t>
      </w:r>
      <w:r w:rsidR="00F504BF">
        <w:t>:+48 731-400-331 lub +48 510-298-876</w:t>
      </w:r>
      <w:r w:rsidRPr="001F3834">
        <w:rPr>
          <w:rFonts w:ascii="Cambria" w:hAnsi="Cambria" w:cs="Calibri"/>
          <w:sz w:val="20"/>
          <w:szCs w:val="20"/>
        </w:rPr>
        <w:t>;</w:t>
      </w:r>
    </w:p>
    <w:p w14:paraId="026EE274" w14:textId="4A91A0AE" w:rsidR="00983CDC" w:rsidRPr="00F504BF" w:rsidRDefault="00983CDC" w:rsidP="006667F9">
      <w:pPr>
        <w:numPr>
          <w:ilvl w:val="2"/>
          <w:numId w:val="61"/>
        </w:numPr>
        <w:spacing w:line="276" w:lineRule="auto"/>
        <w:ind w:left="709" w:hanging="283"/>
        <w:jc w:val="both"/>
        <w:rPr>
          <w:rFonts w:ascii="Cambria" w:hAnsi="Cambria" w:cs="Calibri"/>
          <w:sz w:val="20"/>
          <w:szCs w:val="20"/>
        </w:rPr>
      </w:pPr>
      <w:r w:rsidRPr="00F504BF">
        <w:rPr>
          <w:rFonts w:ascii="Cambria" w:hAnsi="Cambria" w:cs="Calibri"/>
          <w:sz w:val="20"/>
          <w:szCs w:val="20"/>
          <w:u w:val="single"/>
        </w:rPr>
        <w:t>pocztą zwykłą</w:t>
      </w:r>
      <w:r w:rsidRPr="00F504BF">
        <w:rPr>
          <w:rFonts w:ascii="Cambria" w:hAnsi="Cambria" w:cs="Calibri"/>
          <w:sz w:val="20"/>
          <w:szCs w:val="20"/>
        </w:rPr>
        <w:t>:</w:t>
      </w:r>
      <w:r w:rsidR="00F504BF">
        <w:rPr>
          <w:rFonts w:ascii="Cambria" w:hAnsi="Cambria" w:cs="Calibri"/>
          <w:sz w:val="20"/>
          <w:szCs w:val="20"/>
        </w:rPr>
        <w:br/>
        <w:t>Biadaszki 14, 63-430</w:t>
      </w:r>
    </w:p>
    <w:p w14:paraId="441DAF62" w14:textId="77777777" w:rsidR="00983CDC" w:rsidRPr="001F3834" w:rsidRDefault="00983CDC" w:rsidP="006667F9">
      <w:pPr>
        <w:pStyle w:val="Akapitzlist"/>
        <w:numPr>
          <w:ilvl w:val="0"/>
          <w:numId w:val="61"/>
        </w:numPr>
        <w:tabs>
          <w:tab w:val="clear" w:pos="784"/>
        </w:tabs>
        <w:spacing w:before="0" w:after="0"/>
        <w:ind w:left="426"/>
        <w:jc w:val="both"/>
        <w:rPr>
          <w:rFonts w:ascii="Cambria" w:hAnsi="Cambria"/>
          <w:sz w:val="20"/>
          <w:szCs w:val="20"/>
        </w:rPr>
      </w:pPr>
      <w:r w:rsidRPr="00F504BF">
        <w:rPr>
          <w:rFonts w:ascii="Cambria" w:hAnsi="Cambria"/>
          <w:sz w:val="20"/>
          <w:szCs w:val="20"/>
        </w:rPr>
        <w:t>Preferowaną formą komunikacji</w:t>
      </w:r>
      <w:r w:rsidRPr="001F3834">
        <w:rPr>
          <w:rFonts w:ascii="Cambria" w:hAnsi="Cambria"/>
          <w:sz w:val="20"/>
          <w:szCs w:val="20"/>
        </w:rPr>
        <w:t xml:space="preserve"> pomiędzy Stronami jest korespondencja elektroniczna, za pomocą wiadomości e-mail. </w:t>
      </w:r>
    </w:p>
    <w:p w14:paraId="41DE2249" w14:textId="77777777" w:rsidR="00983CDC" w:rsidRPr="001F3834" w:rsidRDefault="00983CDC" w:rsidP="00983CDC">
      <w:pPr>
        <w:spacing w:line="276" w:lineRule="auto"/>
        <w:ind w:left="426" w:hanging="426"/>
        <w:jc w:val="center"/>
        <w:rPr>
          <w:rFonts w:ascii="Cambria" w:hAnsi="Cambria" w:cstheme="minorHAnsi"/>
          <w:b/>
          <w:sz w:val="20"/>
          <w:szCs w:val="20"/>
        </w:rPr>
      </w:pPr>
    </w:p>
    <w:p w14:paraId="01D622A4" w14:textId="5B4C3AB3" w:rsidR="00983CDC" w:rsidRPr="001F3834" w:rsidRDefault="00983CDC" w:rsidP="00983CDC">
      <w:pPr>
        <w:spacing w:line="276" w:lineRule="auto"/>
        <w:ind w:left="426" w:hanging="426"/>
        <w:jc w:val="center"/>
        <w:rPr>
          <w:rFonts w:ascii="Cambria" w:hAnsi="Cambria" w:cstheme="minorHAnsi"/>
          <w:b/>
          <w:sz w:val="20"/>
          <w:szCs w:val="20"/>
        </w:rPr>
      </w:pPr>
      <w:r w:rsidRPr="001F3834">
        <w:rPr>
          <w:rFonts w:ascii="Cambria" w:hAnsi="Cambria" w:cstheme="minorHAnsi"/>
          <w:b/>
          <w:sz w:val="20"/>
          <w:szCs w:val="20"/>
        </w:rPr>
        <w:t>§ 3</w:t>
      </w:r>
      <w:r w:rsidR="00F26854" w:rsidRPr="001F3834">
        <w:rPr>
          <w:rFonts w:ascii="Cambria" w:hAnsi="Cambria" w:cstheme="minorHAnsi"/>
          <w:b/>
          <w:sz w:val="20"/>
          <w:szCs w:val="20"/>
        </w:rPr>
        <w:t>9</w:t>
      </w:r>
      <w:r w:rsidRPr="001F3834">
        <w:rPr>
          <w:rFonts w:ascii="Cambria" w:hAnsi="Cambria" w:cstheme="minorHAnsi"/>
          <w:b/>
          <w:sz w:val="20"/>
          <w:szCs w:val="20"/>
        </w:rPr>
        <w:t>.</w:t>
      </w:r>
    </w:p>
    <w:p w14:paraId="0EFB9212" w14:textId="77777777" w:rsidR="00983CDC" w:rsidRPr="001F3834" w:rsidRDefault="00983CDC" w:rsidP="00983CDC">
      <w:pPr>
        <w:spacing w:line="276" w:lineRule="auto"/>
        <w:ind w:left="426" w:hanging="426"/>
        <w:jc w:val="center"/>
        <w:rPr>
          <w:rFonts w:ascii="Cambria" w:hAnsi="Cambria" w:cs="Calibri"/>
          <w:b/>
          <w:sz w:val="20"/>
          <w:szCs w:val="20"/>
        </w:rPr>
      </w:pPr>
      <w:r w:rsidRPr="001F3834">
        <w:rPr>
          <w:rFonts w:ascii="Cambria" w:hAnsi="Cambria" w:cstheme="minorHAnsi"/>
          <w:b/>
          <w:sz w:val="20"/>
          <w:szCs w:val="20"/>
        </w:rPr>
        <w:t>Postanowienia</w:t>
      </w:r>
      <w:r w:rsidRPr="001F3834">
        <w:rPr>
          <w:rFonts w:ascii="Cambria" w:hAnsi="Cambria" w:cs="Calibri"/>
          <w:b/>
          <w:sz w:val="20"/>
          <w:szCs w:val="20"/>
        </w:rPr>
        <w:t xml:space="preserve"> końcowe</w:t>
      </w:r>
    </w:p>
    <w:p w14:paraId="641F81A0" w14:textId="360EF60F" w:rsidR="00983CDC" w:rsidRPr="001F3834" w:rsidRDefault="00983CDC" w:rsidP="006667F9">
      <w:pPr>
        <w:pStyle w:val="Akapitzlist"/>
        <w:numPr>
          <w:ilvl w:val="0"/>
          <w:numId w:val="62"/>
        </w:numPr>
        <w:spacing w:before="0" w:after="0"/>
        <w:ind w:left="426"/>
        <w:jc w:val="both"/>
        <w:rPr>
          <w:rFonts w:ascii="Cambria" w:hAnsi="Cambria"/>
          <w:sz w:val="20"/>
          <w:szCs w:val="20"/>
        </w:rPr>
      </w:pPr>
      <w:r w:rsidRPr="001F3834">
        <w:rPr>
          <w:rFonts w:ascii="Cambria" w:hAnsi="Cambria"/>
          <w:sz w:val="20"/>
          <w:szCs w:val="20"/>
        </w:rPr>
        <w:t>Operator</w:t>
      </w:r>
      <w:r w:rsidRPr="001F3834">
        <w:rPr>
          <w:rFonts w:ascii="Cambria" w:hAnsi="Cambria" w:cstheme="minorHAnsi"/>
          <w:sz w:val="20"/>
          <w:szCs w:val="20"/>
        </w:rPr>
        <w:t xml:space="preserve"> zastrzega sobie prawo do wprowadzania zmian w Regulaminie. Każdy dokument oznaczony jest datą, od której obowiązują jego postanowienia.</w:t>
      </w:r>
    </w:p>
    <w:p w14:paraId="27BCB3BD" w14:textId="21C5D349" w:rsidR="00983CDC" w:rsidRPr="001F3834" w:rsidRDefault="00983CDC" w:rsidP="006667F9">
      <w:pPr>
        <w:pStyle w:val="Akapitzlist"/>
        <w:numPr>
          <w:ilvl w:val="0"/>
          <w:numId w:val="62"/>
        </w:numPr>
        <w:spacing w:before="0" w:after="0"/>
        <w:ind w:left="426"/>
        <w:jc w:val="both"/>
        <w:rPr>
          <w:rFonts w:ascii="Cambria" w:hAnsi="Cambria"/>
          <w:sz w:val="20"/>
          <w:szCs w:val="20"/>
        </w:rPr>
      </w:pPr>
      <w:r w:rsidRPr="001F3834">
        <w:rPr>
          <w:rFonts w:ascii="Cambria" w:hAnsi="Cambria" w:cstheme="minorHAnsi"/>
          <w:sz w:val="20"/>
          <w:szCs w:val="20"/>
        </w:rPr>
        <w:t xml:space="preserve">Zmiany Regulaminu są publikowane w Aplikacji, a ponadto Użytkownicy zostaną powiadomieni o planowanej zmianie treści Regulaminu drogą elektroniczną, poprzez wiadomość e-mail (o ile </w:t>
      </w:r>
      <w:r w:rsidR="006D4C16" w:rsidRPr="001F3834">
        <w:rPr>
          <w:rFonts w:ascii="Cambria" w:hAnsi="Cambria" w:cstheme="minorHAnsi"/>
          <w:sz w:val="20"/>
          <w:szCs w:val="20"/>
        </w:rPr>
        <w:t>Operator</w:t>
      </w:r>
      <w:r w:rsidRPr="001F3834">
        <w:rPr>
          <w:rFonts w:ascii="Cambria" w:hAnsi="Cambria" w:cstheme="minorHAnsi"/>
          <w:sz w:val="20"/>
          <w:szCs w:val="20"/>
        </w:rPr>
        <w:t xml:space="preserve"> posiada adresy e-mail).</w:t>
      </w:r>
    </w:p>
    <w:p w14:paraId="0D48209F" w14:textId="3D47642C" w:rsidR="00983CDC" w:rsidRPr="001F3834" w:rsidRDefault="00983CDC" w:rsidP="006667F9">
      <w:pPr>
        <w:pStyle w:val="Akapitzlist"/>
        <w:numPr>
          <w:ilvl w:val="0"/>
          <w:numId w:val="62"/>
        </w:numPr>
        <w:spacing w:before="0" w:after="0"/>
        <w:ind w:left="426"/>
        <w:jc w:val="both"/>
        <w:rPr>
          <w:rFonts w:ascii="Cambria" w:hAnsi="Cambria"/>
          <w:sz w:val="20"/>
          <w:szCs w:val="20"/>
        </w:rPr>
      </w:pPr>
      <w:r w:rsidRPr="001F3834">
        <w:rPr>
          <w:rFonts w:ascii="Cambria" w:hAnsi="Cambria" w:cstheme="minorHAnsi"/>
          <w:sz w:val="20"/>
          <w:szCs w:val="20"/>
        </w:rPr>
        <w:t>Zmiany Regulaminu zaczynają obowiązywać po 2 (słownie: dwóch) tygodniach od powiadomienia, o którym mowa w ust. 2.</w:t>
      </w:r>
    </w:p>
    <w:p w14:paraId="231827C4" w14:textId="512416AB" w:rsidR="00983CDC" w:rsidRPr="001F3834" w:rsidRDefault="00983CDC" w:rsidP="006667F9">
      <w:pPr>
        <w:pStyle w:val="Akapitzlist"/>
        <w:numPr>
          <w:ilvl w:val="0"/>
          <w:numId w:val="62"/>
        </w:numPr>
        <w:spacing w:before="0" w:after="0"/>
        <w:ind w:left="426"/>
        <w:jc w:val="both"/>
        <w:rPr>
          <w:rFonts w:ascii="Cambria" w:hAnsi="Cambria"/>
          <w:sz w:val="20"/>
          <w:szCs w:val="20"/>
        </w:rPr>
      </w:pPr>
      <w:r w:rsidRPr="001F3834">
        <w:rPr>
          <w:rFonts w:ascii="Cambria" w:hAnsi="Cambria" w:cstheme="minorHAnsi"/>
          <w:sz w:val="20"/>
          <w:szCs w:val="20"/>
        </w:rPr>
        <w:lastRenderedPageBreak/>
        <w:t xml:space="preserve">W przypadku, o którym mowa w ust. 3, Użytkownik ma prawo rozwiązać Umowę, która ma być wykonywana również po zmianie Regulaminu, do czasu planowanego wejścia w życie zmian. </w:t>
      </w:r>
    </w:p>
    <w:p w14:paraId="70BA3FED" w14:textId="708685F8" w:rsidR="00983CDC" w:rsidRPr="001F3834" w:rsidRDefault="00983CDC" w:rsidP="006667F9">
      <w:pPr>
        <w:pStyle w:val="Akapitzlist"/>
        <w:numPr>
          <w:ilvl w:val="0"/>
          <w:numId w:val="62"/>
        </w:numPr>
        <w:spacing w:before="0" w:after="0"/>
        <w:ind w:left="426"/>
        <w:jc w:val="both"/>
        <w:rPr>
          <w:rFonts w:ascii="Cambria" w:hAnsi="Cambria"/>
          <w:sz w:val="20"/>
          <w:szCs w:val="20"/>
        </w:rPr>
      </w:pPr>
      <w:r w:rsidRPr="001F3834">
        <w:rPr>
          <w:rFonts w:ascii="Cambria" w:hAnsi="Cambria" w:cstheme="minorHAnsi"/>
          <w:sz w:val="20"/>
          <w:szCs w:val="20"/>
        </w:rPr>
        <w:t xml:space="preserve">Prawem właściwym dla Umowy jest prawo polskie. W sprawach nieuregulowanych w Regulaminie znajdują zastosowanie właściwe przepisy prawa polskiego. </w:t>
      </w:r>
    </w:p>
    <w:p w14:paraId="34334A01" w14:textId="77777777" w:rsidR="00983CDC" w:rsidRPr="001F3834" w:rsidRDefault="00983CDC" w:rsidP="006667F9">
      <w:pPr>
        <w:pStyle w:val="Akapitzlist"/>
        <w:numPr>
          <w:ilvl w:val="0"/>
          <w:numId w:val="62"/>
        </w:numPr>
        <w:spacing w:before="0" w:after="0"/>
        <w:ind w:left="426"/>
        <w:jc w:val="both"/>
        <w:rPr>
          <w:rFonts w:ascii="Cambria" w:hAnsi="Cambria"/>
          <w:sz w:val="20"/>
          <w:szCs w:val="20"/>
        </w:rPr>
      </w:pPr>
      <w:r w:rsidRPr="001F3834">
        <w:rPr>
          <w:rFonts w:ascii="Cambria" w:hAnsi="Cambria" w:cstheme="minorHAnsi"/>
          <w:sz w:val="20"/>
          <w:szCs w:val="20"/>
        </w:rPr>
        <w:t>W przypadku sporządzenia Regulaminu w różnych wersjach językowych rozstrzygające znaczenie ma wersja polska.</w:t>
      </w:r>
    </w:p>
    <w:p w14:paraId="2EAAD936" w14:textId="73CE71DA" w:rsidR="00983CDC" w:rsidRPr="001F3834" w:rsidRDefault="00983CDC" w:rsidP="006667F9">
      <w:pPr>
        <w:pStyle w:val="Akapitzlist"/>
        <w:numPr>
          <w:ilvl w:val="0"/>
          <w:numId w:val="62"/>
        </w:numPr>
        <w:spacing w:before="0" w:after="0"/>
        <w:ind w:left="426"/>
        <w:jc w:val="both"/>
        <w:rPr>
          <w:rFonts w:ascii="Cambria" w:hAnsi="Cambria"/>
          <w:sz w:val="20"/>
          <w:szCs w:val="20"/>
        </w:rPr>
      </w:pPr>
      <w:r w:rsidRPr="001F3834">
        <w:rPr>
          <w:rFonts w:ascii="Cambria" w:hAnsi="Cambria" w:cstheme="minorHAnsi"/>
          <w:sz w:val="20"/>
          <w:szCs w:val="20"/>
        </w:rPr>
        <w:t>Użyte w Regulaminie nagłówki jednostek redakcyjnych (paragrafów) mają charakter informacyjny dla wygody Stron i nie wpływają na interpretację Umowy.</w:t>
      </w:r>
    </w:p>
    <w:p w14:paraId="6B5BC614" w14:textId="77777777" w:rsidR="00983CDC" w:rsidRPr="001F3834" w:rsidRDefault="00983CDC" w:rsidP="006667F9">
      <w:pPr>
        <w:pStyle w:val="Akapitzlist"/>
        <w:numPr>
          <w:ilvl w:val="0"/>
          <w:numId w:val="62"/>
        </w:numPr>
        <w:spacing w:before="0" w:after="0"/>
        <w:ind w:left="426"/>
        <w:jc w:val="both"/>
        <w:rPr>
          <w:rFonts w:ascii="Cambria" w:hAnsi="Cambria"/>
          <w:sz w:val="20"/>
          <w:szCs w:val="20"/>
        </w:rPr>
      </w:pPr>
      <w:r w:rsidRPr="001F3834">
        <w:rPr>
          <w:rFonts w:ascii="Cambria" w:hAnsi="Cambria" w:cstheme="minorHAnsi"/>
          <w:sz w:val="20"/>
          <w:szCs w:val="20"/>
        </w:rPr>
        <w:t xml:space="preserve">Wszystkie załączniki stanowią integralną część Regulaminu. </w:t>
      </w:r>
    </w:p>
    <w:p w14:paraId="3ACAE8D3" w14:textId="77777777" w:rsidR="00983CDC" w:rsidRPr="001F3834" w:rsidRDefault="00983CDC" w:rsidP="006667F9">
      <w:pPr>
        <w:pStyle w:val="Akapitzlist"/>
        <w:numPr>
          <w:ilvl w:val="0"/>
          <w:numId w:val="62"/>
        </w:numPr>
        <w:spacing w:before="0" w:after="0"/>
        <w:ind w:left="426"/>
        <w:jc w:val="both"/>
        <w:rPr>
          <w:rFonts w:ascii="Cambria" w:hAnsi="Cambria"/>
          <w:sz w:val="20"/>
          <w:szCs w:val="20"/>
        </w:rPr>
      </w:pPr>
      <w:r w:rsidRPr="001F3834">
        <w:rPr>
          <w:rFonts w:ascii="Cambria" w:hAnsi="Cambria"/>
          <w:sz w:val="20"/>
          <w:szCs w:val="20"/>
        </w:rPr>
        <w:t xml:space="preserve">Jeżeli jakiekolwiek postanowienie Regulaminu w całości lub części zostanie uznane za nieważne, bezskuteczne lub niemożliwe do wyegzekwowania, nie </w:t>
      </w:r>
      <w:r w:rsidRPr="001F3834">
        <w:rPr>
          <w:rFonts w:ascii="Cambria" w:hAnsi="Cambria"/>
          <w:sz w:val="20"/>
          <w:szCs w:val="20"/>
        </w:rPr>
        <w:t xml:space="preserve">wpłynie to na ważność, skuteczność lub możliwość wyegzekwowania pozostałych postanowień Regulaminu. Strony niniejszym zgadzają się zastąpić takie postanowienie właściwym przepisem prawa. </w:t>
      </w:r>
    </w:p>
    <w:p w14:paraId="1552AE5D" w14:textId="48C94612" w:rsidR="00983CDC" w:rsidRPr="001F3834" w:rsidRDefault="00983CDC" w:rsidP="006667F9">
      <w:pPr>
        <w:pStyle w:val="Akapitzlist"/>
        <w:numPr>
          <w:ilvl w:val="0"/>
          <w:numId w:val="62"/>
        </w:numPr>
        <w:spacing w:before="0" w:after="0"/>
        <w:ind w:left="426"/>
        <w:jc w:val="both"/>
        <w:rPr>
          <w:rFonts w:ascii="Cambria" w:hAnsi="Cambria"/>
          <w:sz w:val="20"/>
          <w:szCs w:val="20"/>
        </w:rPr>
      </w:pPr>
      <w:r w:rsidRPr="001F3834">
        <w:rPr>
          <w:rFonts w:ascii="Cambria" w:hAnsi="Cambria"/>
          <w:sz w:val="20"/>
          <w:szCs w:val="20"/>
        </w:rPr>
        <w:t xml:space="preserve">W przypadku jakichkolwiek sporów wynikłych pomiędzy Stronami odnośnie zawarcia, interpretacji, wykonania i skutków prawnych Umowy Strony w dobrej wierze podejmą negocjacje w celu polubownego rozstrzygnięcia sporu. W razie braku rozwiązania sporu na drodze polubownej Strony oddadzą spór pod rozstrzygnięcie sądowi powszechnemu właściwemu dla siedziby Operatora, a w przypadku Użytkowników będących konsumentami </w:t>
      </w:r>
      <w:r w:rsidR="00615F9D" w:rsidRPr="001F3834">
        <w:rPr>
          <w:rFonts w:ascii="Cambria" w:hAnsi="Cambria"/>
          <w:sz w:val="20"/>
          <w:szCs w:val="20"/>
        </w:rPr>
        <w:t xml:space="preserve">lub PNPK </w:t>
      </w:r>
      <w:r w:rsidRPr="001F3834">
        <w:rPr>
          <w:rFonts w:ascii="Cambria" w:hAnsi="Cambria"/>
          <w:sz w:val="20"/>
          <w:szCs w:val="20"/>
        </w:rPr>
        <w:t xml:space="preserve">— sądowi powszechnemu, którego właściwość określają przepisy </w:t>
      </w:r>
      <w:r w:rsidR="00615F9D" w:rsidRPr="001F3834">
        <w:rPr>
          <w:rFonts w:ascii="Cambria" w:hAnsi="Cambria"/>
          <w:sz w:val="20"/>
          <w:szCs w:val="20"/>
        </w:rPr>
        <w:t>ustawy</w:t>
      </w:r>
      <w:r w:rsidRPr="001F3834">
        <w:rPr>
          <w:rFonts w:ascii="Cambria" w:hAnsi="Cambria"/>
          <w:sz w:val="20"/>
          <w:szCs w:val="20"/>
        </w:rPr>
        <w:t xml:space="preserve"> z dnia 17 listopada 1964 r.</w:t>
      </w:r>
      <w:r w:rsidR="00615F9D" w:rsidRPr="001F3834">
        <w:rPr>
          <w:rFonts w:ascii="Cambria" w:hAnsi="Cambria"/>
          <w:sz w:val="20"/>
          <w:szCs w:val="20"/>
        </w:rPr>
        <w:t xml:space="preserve"> — Kodeks postępowania cywilnego</w:t>
      </w:r>
      <w:r w:rsidRPr="001F3834">
        <w:rPr>
          <w:rFonts w:ascii="Cambria" w:hAnsi="Cambria"/>
          <w:sz w:val="20"/>
          <w:szCs w:val="20"/>
        </w:rPr>
        <w:t xml:space="preserve"> (t. j. Dz. U. 20</w:t>
      </w:r>
      <w:r w:rsidR="001F4A2A" w:rsidRPr="001F3834">
        <w:rPr>
          <w:rFonts w:ascii="Cambria" w:hAnsi="Cambria"/>
          <w:sz w:val="20"/>
          <w:szCs w:val="20"/>
        </w:rPr>
        <w:t>20</w:t>
      </w:r>
      <w:r w:rsidRPr="001F3834">
        <w:rPr>
          <w:rFonts w:ascii="Cambria" w:hAnsi="Cambria"/>
          <w:sz w:val="20"/>
          <w:szCs w:val="20"/>
        </w:rPr>
        <w:t xml:space="preserve"> poz. 1</w:t>
      </w:r>
      <w:r w:rsidR="001F4A2A" w:rsidRPr="001F3834">
        <w:rPr>
          <w:rFonts w:ascii="Cambria" w:hAnsi="Cambria"/>
          <w:sz w:val="20"/>
          <w:szCs w:val="20"/>
        </w:rPr>
        <w:t>575</w:t>
      </w:r>
      <w:r w:rsidRPr="001F3834">
        <w:rPr>
          <w:rFonts w:ascii="Cambria" w:hAnsi="Cambria"/>
          <w:sz w:val="20"/>
          <w:szCs w:val="20"/>
        </w:rPr>
        <w:t xml:space="preserve">, z późn. zm.). </w:t>
      </w:r>
    </w:p>
    <w:p w14:paraId="1FF7D2BF" w14:textId="38A44DEE" w:rsidR="00983CDC" w:rsidRPr="001F3834" w:rsidRDefault="00983CDC" w:rsidP="006667F9">
      <w:pPr>
        <w:pStyle w:val="Akapitzlist"/>
        <w:numPr>
          <w:ilvl w:val="0"/>
          <w:numId w:val="62"/>
        </w:numPr>
        <w:spacing w:before="0" w:after="0"/>
        <w:ind w:left="426"/>
        <w:jc w:val="both"/>
        <w:rPr>
          <w:rFonts w:ascii="Cambria" w:hAnsi="Cambria"/>
          <w:sz w:val="20"/>
          <w:szCs w:val="20"/>
        </w:rPr>
      </w:pPr>
      <w:r w:rsidRPr="001F3834">
        <w:rPr>
          <w:rFonts w:ascii="Cambria" w:hAnsi="Cambria"/>
          <w:sz w:val="20"/>
          <w:szCs w:val="20"/>
        </w:rPr>
        <w:t xml:space="preserve">Regulamin obowiązuje od dnia </w:t>
      </w:r>
      <w:r w:rsidR="001436AB">
        <w:rPr>
          <w:rFonts w:ascii="Cambria" w:hAnsi="Cambria"/>
          <w:sz w:val="20"/>
          <w:szCs w:val="20"/>
        </w:rPr>
        <w:t>01.02.2022</w:t>
      </w:r>
      <w:r w:rsidRPr="001F3834">
        <w:rPr>
          <w:rFonts w:ascii="Cambria" w:hAnsi="Cambria"/>
          <w:sz w:val="20"/>
          <w:szCs w:val="20"/>
        </w:rPr>
        <w:t xml:space="preserve">r. </w:t>
      </w:r>
    </w:p>
    <w:p w14:paraId="5A2ACF58" w14:textId="77777777" w:rsidR="007B61A5" w:rsidRDefault="007B61A5" w:rsidP="00F14FED">
      <w:pPr>
        <w:tabs>
          <w:tab w:val="left" w:pos="6237"/>
        </w:tabs>
        <w:spacing w:line="276" w:lineRule="auto"/>
        <w:rPr>
          <w:rFonts w:ascii="Cambria" w:hAnsi="Cambria"/>
        </w:rPr>
        <w:sectPr w:rsidR="007B61A5" w:rsidSect="007B61A5">
          <w:headerReference w:type="default" r:id="rId12"/>
          <w:footerReference w:type="default" r:id="rId13"/>
          <w:pgSz w:w="11906" w:h="16838"/>
          <w:pgMar w:top="720" w:right="720" w:bottom="720" w:left="720" w:header="708" w:footer="0" w:gutter="0"/>
          <w:cols w:num="2" w:space="286"/>
          <w:formProt w:val="0"/>
          <w:docGrid w:linePitch="360" w:charSpace="8192"/>
        </w:sectPr>
      </w:pPr>
    </w:p>
    <w:p w14:paraId="544CF2B2" w14:textId="22816C77" w:rsidR="00C95D84" w:rsidRPr="00D70098" w:rsidRDefault="00C95D84" w:rsidP="00F14FED">
      <w:pPr>
        <w:tabs>
          <w:tab w:val="left" w:pos="6237"/>
        </w:tabs>
        <w:spacing w:line="276" w:lineRule="auto"/>
      </w:pPr>
      <w:r w:rsidRPr="00D70098">
        <w:rPr>
          <w:rFonts w:ascii="Cambria" w:hAnsi="Cambria"/>
        </w:rPr>
        <w:tab/>
      </w:r>
    </w:p>
    <w:p w14:paraId="3344FF6F" w14:textId="4DC936CA" w:rsidR="00C95D84" w:rsidRDefault="00C95D84" w:rsidP="00F30784">
      <w:pPr>
        <w:spacing w:line="276" w:lineRule="auto"/>
      </w:pPr>
    </w:p>
    <w:p w14:paraId="3B47B308" w14:textId="48AC16F8" w:rsidR="001F4A2A" w:rsidRDefault="001F4A2A" w:rsidP="00F30784">
      <w:pPr>
        <w:spacing w:line="276" w:lineRule="auto"/>
      </w:pPr>
    </w:p>
    <w:p w14:paraId="0CF9F280" w14:textId="66D32A7A" w:rsidR="001F4A2A" w:rsidRDefault="001F4A2A" w:rsidP="00F30784">
      <w:pPr>
        <w:spacing w:line="276" w:lineRule="auto"/>
      </w:pPr>
    </w:p>
    <w:p w14:paraId="4E117877" w14:textId="1F6573BC" w:rsidR="001F3834" w:rsidRDefault="001F3834" w:rsidP="00F30784">
      <w:pPr>
        <w:spacing w:line="276" w:lineRule="auto"/>
      </w:pPr>
    </w:p>
    <w:p w14:paraId="1215A5E0" w14:textId="63894D27" w:rsidR="006D69A7" w:rsidRDefault="006D69A7" w:rsidP="00F30784">
      <w:pPr>
        <w:spacing w:line="276" w:lineRule="auto"/>
      </w:pPr>
    </w:p>
    <w:p w14:paraId="2561B5A6" w14:textId="30826B09" w:rsidR="006D69A7" w:rsidRDefault="006D69A7" w:rsidP="00F30784">
      <w:pPr>
        <w:spacing w:line="276" w:lineRule="auto"/>
      </w:pPr>
    </w:p>
    <w:p w14:paraId="165107EC" w14:textId="3DA99F6F" w:rsidR="006D69A7" w:rsidRDefault="006D69A7" w:rsidP="00F30784">
      <w:pPr>
        <w:spacing w:line="276" w:lineRule="auto"/>
      </w:pPr>
    </w:p>
    <w:p w14:paraId="2F562FBB" w14:textId="1871DA93" w:rsidR="006D69A7" w:rsidRDefault="006D69A7" w:rsidP="00F30784">
      <w:pPr>
        <w:spacing w:line="276" w:lineRule="auto"/>
      </w:pPr>
    </w:p>
    <w:p w14:paraId="62DAF15F" w14:textId="046ABDA8" w:rsidR="006D69A7" w:rsidRDefault="006D69A7" w:rsidP="00F30784">
      <w:pPr>
        <w:spacing w:line="276" w:lineRule="auto"/>
      </w:pPr>
    </w:p>
    <w:p w14:paraId="0DFA77FA" w14:textId="5CD97029" w:rsidR="006D69A7" w:rsidRDefault="006D69A7" w:rsidP="00F30784">
      <w:pPr>
        <w:spacing w:line="276" w:lineRule="auto"/>
      </w:pPr>
    </w:p>
    <w:p w14:paraId="1CB0B388" w14:textId="41E42BB1" w:rsidR="006D69A7" w:rsidRDefault="006D69A7" w:rsidP="00F30784">
      <w:pPr>
        <w:spacing w:line="276" w:lineRule="auto"/>
      </w:pPr>
    </w:p>
    <w:p w14:paraId="696D037C" w14:textId="162B9240" w:rsidR="006D69A7" w:rsidRDefault="006D69A7" w:rsidP="00F30784">
      <w:pPr>
        <w:spacing w:line="276" w:lineRule="auto"/>
      </w:pPr>
    </w:p>
    <w:p w14:paraId="209671CD" w14:textId="46988310" w:rsidR="006D69A7" w:rsidRDefault="006D69A7" w:rsidP="00F30784">
      <w:pPr>
        <w:spacing w:line="276" w:lineRule="auto"/>
      </w:pPr>
    </w:p>
    <w:p w14:paraId="63E8E27D" w14:textId="7845C1E7" w:rsidR="006D69A7" w:rsidRDefault="006D69A7" w:rsidP="00F30784">
      <w:pPr>
        <w:spacing w:line="276" w:lineRule="auto"/>
      </w:pPr>
    </w:p>
    <w:p w14:paraId="272CBBB9" w14:textId="7A2A64F8" w:rsidR="006D69A7" w:rsidRDefault="006D69A7" w:rsidP="00F30784">
      <w:pPr>
        <w:spacing w:line="276" w:lineRule="auto"/>
      </w:pPr>
    </w:p>
    <w:p w14:paraId="47708A36" w14:textId="437306DE" w:rsidR="006D69A7" w:rsidRDefault="006D69A7" w:rsidP="00F30784">
      <w:pPr>
        <w:spacing w:line="276" w:lineRule="auto"/>
      </w:pPr>
    </w:p>
    <w:p w14:paraId="2EDB56E7" w14:textId="2FA1B71B" w:rsidR="006D69A7" w:rsidRDefault="006D69A7" w:rsidP="00F30784">
      <w:pPr>
        <w:spacing w:line="276" w:lineRule="auto"/>
      </w:pPr>
    </w:p>
    <w:p w14:paraId="69FA62D1" w14:textId="45ADEE3A" w:rsidR="006D69A7" w:rsidRDefault="006D69A7" w:rsidP="00F30784">
      <w:pPr>
        <w:spacing w:line="276" w:lineRule="auto"/>
      </w:pPr>
    </w:p>
    <w:p w14:paraId="3C98FC0A" w14:textId="5409E4B9" w:rsidR="006D69A7" w:rsidRDefault="006D69A7" w:rsidP="00F30784">
      <w:pPr>
        <w:spacing w:line="276" w:lineRule="auto"/>
      </w:pPr>
    </w:p>
    <w:p w14:paraId="1A9865ED" w14:textId="638AEAF8" w:rsidR="006D69A7" w:rsidRDefault="006D69A7" w:rsidP="00F30784">
      <w:pPr>
        <w:spacing w:line="276" w:lineRule="auto"/>
      </w:pPr>
    </w:p>
    <w:p w14:paraId="63651CEF" w14:textId="3913EBCB" w:rsidR="006D69A7" w:rsidRDefault="006D69A7" w:rsidP="00F30784">
      <w:pPr>
        <w:spacing w:line="276" w:lineRule="auto"/>
      </w:pPr>
    </w:p>
    <w:p w14:paraId="4C49A4F6" w14:textId="404A3F85" w:rsidR="006D69A7" w:rsidRDefault="006D69A7" w:rsidP="00F30784">
      <w:pPr>
        <w:spacing w:line="276" w:lineRule="auto"/>
      </w:pPr>
    </w:p>
    <w:p w14:paraId="7B739619" w14:textId="1C52338C" w:rsidR="006D69A7" w:rsidRDefault="006D69A7" w:rsidP="00F30784">
      <w:pPr>
        <w:spacing w:line="276" w:lineRule="auto"/>
      </w:pPr>
    </w:p>
    <w:p w14:paraId="18903C15" w14:textId="705DAA46" w:rsidR="006D69A7" w:rsidRDefault="006D69A7" w:rsidP="00F30784">
      <w:pPr>
        <w:spacing w:line="276" w:lineRule="auto"/>
      </w:pPr>
    </w:p>
    <w:p w14:paraId="545A258E" w14:textId="77777777" w:rsidR="006D69A7" w:rsidRDefault="006D69A7" w:rsidP="00F30784">
      <w:pPr>
        <w:spacing w:line="276" w:lineRule="auto"/>
      </w:pPr>
    </w:p>
    <w:p w14:paraId="79354F0C" w14:textId="0D267394" w:rsidR="001F4A2A" w:rsidRDefault="001F4A2A" w:rsidP="00F30784">
      <w:pPr>
        <w:spacing w:line="276" w:lineRule="auto"/>
      </w:pPr>
    </w:p>
    <w:p w14:paraId="172C9DC1" w14:textId="25ACB64E" w:rsidR="001F4A2A" w:rsidRDefault="001F4A2A" w:rsidP="00F30784">
      <w:pPr>
        <w:spacing w:line="276" w:lineRule="auto"/>
      </w:pPr>
    </w:p>
    <w:p w14:paraId="6DDA82DC" w14:textId="72DB186C" w:rsidR="001F4A2A" w:rsidRDefault="001F4A2A" w:rsidP="00F30784">
      <w:pPr>
        <w:spacing w:line="276" w:lineRule="auto"/>
      </w:pPr>
    </w:p>
    <w:p w14:paraId="471426C8" w14:textId="77777777" w:rsidR="00E027F6" w:rsidRPr="00DA459D" w:rsidRDefault="00E027F6" w:rsidP="00E027F6">
      <w:pPr>
        <w:pStyle w:val="LO-normal"/>
        <w:spacing w:line="276" w:lineRule="auto"/>
        <w:ind w:left="720" w:hanging="720"/>
        <w:jc w:val="right"/>
        <w:rPr>
          <w:rFonts w:ascii="Cambria" w:eastAsia="Times New Roman" w:hAnsi="Cambria" w:cs="Times New Roman"/>
          <w:bCs/>
          <w:color w:val="000000"/>
        </w:rPr>
      </w:pPr>
      <w:r w:rsidRPr="00DA459D">
        <w:rPr>
          <w:rFonts w:ascii="Cambria" w:eastAsia="Times New Roman" w:hAnsi="Cambria" w:cs="Times New Roman"/>
          <w:bCs/>
          <w:color w:val="000000"/>
        </w:rPr>
        <w:t xml:space="preserve">Załącznik nr </w:t>
      </w:r>
      <w:r>
        <w:rPr>
          <w:rFonts w:ascii="Cambria" w:eastAsia="Times New Roman" w:hAnsi="Cambria" w:cs="Times New Roman"/>
          <w:bCs/>
          <w:color w:val="000000"/>
        </w:rPr>
        <w:t>1</w:t>
      </w:r>
      <w:r w:rsidRPr="00DA459D">
        <w:rPr>
          <w:rFonts w:ascii="Cambria" w:eastAsia="Times New Roman" w:hAnsi="Cambria" w:cs="Times New Roman"/>
          <w:bCs/>
          <w:color w:val="000000"/>
        </w:rPr>
        <w:t>: Wzór odstąpienia od Umowy</w:t>
      </w:r>
    </w:p>
    <w:p w14:paraId="6B208F56" w14:textId="77777777" w:rsidR="00E027F6" w:rsidRPr="00D75F72" w:rsidRDefault="00E027F6" w:rsidP="00E027F6">
      <w:pPr>
        <w:pStyle w:val="LO-normal"/>
        <w:spacing w:line="276" w:lineRule="auto"/>
        <w:ind w:left="720" w:hanging="720"/>
        <w:jc w:val="both"/>
        <w:rPr>
          <w:rFonts w:ascii="Cambria" w:eastAsia="Times New Roman" w:hAnsi="Cambria" w:cs="Times New Roman"/>
          <w:color w:val="000000"/>
          <w:sz w:val="24"/>
          <w:szCs w:val="24"/>
          <w:highlight w:val="yellow"/>
        </w:rPr>
      </w:pPr>
    </w:p>
    <w:p w14:paraId="5B27B76C" w14:textId="77777777" w:rsidR="00E027F6" w:rsidRPr="00D75F72" w:rsidRDefault="00E027F6" w:rsidP="00E027F6">
      <w:pPr>
        <w:spacing w:line="276" w:lineRule="auto"/>
        <w:rPr>
          <w:rFonts w:ascii="Cambria" w:hAnsi="Cambria"/>
        </w:rPr>
      </w:pPr>
    </w:p>
    <w:p w14:paraId="1DB49AB4" w14:textId="77777777" w:rsidR="00E027F6" w:rsidRPr="00D75F72" w:rsidRDefault="00E027F6" w:rsidP="00E027F6">
      <w:pPr>
        <w:tabs>
          <w:tab w:val="left" w:pos="5670"/>
        </w:tabs>
        <w:spacing w:line="276" w:lineRule="auto"/>
        <w:jc w:val="center"/>
        <w:rPr>
          <w:rFonts w:ascii="Cambria" w:hAnsi="Cambria" w:cstheme="minorHAnsi"/>
          <w:b/>
        </w:rPr>
      </w:pPr>
      <w:r w:rsidRPr="00D75F72">
        <w:rPr>
          <w:rFonts w:ascii="Cambria" w:hAnsi="Cambria" w:cstheme="minorHAnsi"/>
          <w:b/>
        </w:rPr>
        <w:t>WZÓR FORMULARZA ODSTĄPIENIA OD UMOWY</w:t>
      </w:r>
    </w:p>
    <w:p w14:paraId="349FB785" w14:textId="77777777" w:rsidR="00E027F6" w:rsidRPr="00D75F72" w:rsidRDefault="00E027F6" w:rsidP="00E027F6">
      <w:pPr>
        <w:tabs>
          <w:tab w:val="left" w:pos="5670"/>
        </w:tabs>
        <w:spacing w:line="276" w:lineRule="auto"/>
        <w:jc w:val="center"/>
        <w:rPr>
          <w:rFonts w:ascii="Cambria" w:hAnsi="Cambria" w:cstheme="minorHAnsi"/>
          <w:b/>
        </w:rPr>
      </w:pPr>
    </w:p>
    <w:p w14:paraId="6E5031C5" w14:textId="77777777" w:rsidR="00E027F6" w:rsidRPr="00D75F72" w:rsidRDefault="00E027F6" w:rsidP="00E027F6">
      <w:pPr>
        <w:spacing w:line="276" w:lineRule="auto"/>
        <w:jc w:val="both"/>
        <w:rPr>
          <w:rFonts w:ascii="Cambria" w:eastAsia="Times New Roman" w:hAnsi="Cambria" w:cstheme="minorHAnsi"/>
          <w:lang w:eastAsia="pl-PL"/>
        </w:rPr>
      </w:pPr>
      <w:r w:rsidRPr="00D75F72">
        <w:rPr>
          <w:rFonts w:ascii="Cambria" w:eastAsia="Times New Roman" w:hAnsi="Cambria" w:cstheme="minorHAnsi"/>
          <w:lang w:eastAsia="pl-PL"/>
        </w:rPr>
        <w:t xml:space="preserve"> (formularz ten należy wypełnić i odesłać tylko w przypadku chęci odstąpienia od umowy)</w:t>
      </w:r>
    </w:p>
    <w:p w14:paraId="15924536" w14:textId="77777777" w:rsidR="00E027F6" w:rsidRPr="00D75F72" w:rsidRDefault="00E027F6" w:rsidP="00E027F6">
      <w:pPr>
        <w:spacing w:line="276" w:lineRule="auto"/>
        <w:jc w:val="both"/>
        <w:rPr>
          <w:rFonts w:ascii="Cambria" w:eastAsia="Times New Roman" w:hAnsi="Cambria" w:cstheme="minorHAnsi"/>
          <w:lang w:eastAsia="pl-PL"/>
        </w:rPr>
      </w:pPr>
    </w:p>
    <w:p w14:paraId="2775D8CC" w14:textId="02612EDB" w:rsidR="00E027F6" w:rsidRPr="00D75F72" w:rsidRDefault="00E027F6" w:rsidP="00E027F6">
      <w:pPr>
        <w:spacing w:line="276" w:lineRule="auto"/>
        <w:jc w:val="both"/>
        <w:rPr>
          <w:rFonts w:ascii="Cambria" w:hAnsi="Cambria"/>
          <w:color w:val="auto"/>
        </w:rPr>
      </w:pPr>
      <w:r w:rsidRPr="00D75F72">
        <w:rPr>
          <w:rFonts w:ascii="Cambria" w:eastAsia="Times New Roman" w:hAnsi="Cambria" w:cstheme="minorHAnsi"/>
          <w:b/>
          <w:lang w:eastAsia="pl-PL"/>
        </w:rPr>
        <w:t>Adresat</w:t>
      </w:r>
      <w:r w:rsidRPr="00D75F72">
        <w:rPr>
          <w:rFonts w:ascii="Cambria" w:eastAsia="Times New Roman" w:hAnsi="Cambria" w:cstheme="minorHAnsi"/>
          <w:lang w:eastAsia="pl-PL"/>
        </w:rPr>
        <w:t xml:space="preserve">: </w:t>
      </w:r>
      <w:r w:rsidRPr="00D75F72">
        <w:rPr>
          <w:rFonts w:ascii="Cambria" w:hAnsi="Cambria" w:cstheme="minorHAnsi"/>
          <w:highlight w:val="yellow"/>
        </w:rPr>
        <w:t>_____________</w:t>
      </w:r>
      <w:r w:rsidRPr="00D75F72">
        <w:rPr>
          <w:rFonts w:ascii="Cambria" w:hAnsi="Cambria" w:cstheme="minorHAnsi"/>
        </w:rPr>
        <w:t xml:space="preserve"> Spółk</w:t>
      </w:r>
      <w:r w:rsidR="00D75F72">
        <w:rPr>
          <w:rFonts w:ascii="Cambria" w:hAnsi="Cambria" w:cstheme="minorHAnsi"/>
        </w:rPr>
        <w:t>a</w:t>
      </w:r>
      <w:r w:rsidRPr="00D75F72">
        <w:rPr>
          <w:rFonts w:ascii="Cambria" w:hAnsi="Cambria" w:cstheme="minorHAnsi"/>
        </w:rPr>
        <w:t xml:space="preserve"> z o</w:t>
      </w:r>
      <w:r w:rsidR="00D75F72">
        <w:rPr>
          <w:rFonts w:ascii="Cambria" w:hAnsi="Cambria" w:cstheme="minorHAnsi"/>
        </w:rPr>
        <w:t>.o.</w:t>
      </w:r>
      <w:r w:rsidRPr="00D75F72">
        <w:rPr>
          <w:rFonts w:ascii="Cambria" w:hAnsi="Cambria" w:cstheme="minorHAnsi"/>
        </w:rPr>
        <w:t xml:space="preserve"> z siedzibą</w:t>
      </w:r>
      <w:r w:rsidR="00D75F72">
        <w:rPr>
          <w:rFonts w:ascii="Cambria" w:hAnsi="Cambria" w:cstheme="minorHAnsi"/>
        </w:rPr>
        <w:t xml:space="preserve"> w </w:t>
      </w:r>
      <w:r w:rsidR="00D75F72" w:rsidRPr="00D75F72">
        <w:rPr>
          <w:rFonts w:ascii="Cambria" w:hAnsi="Cambria" w:cstheme="minorHAnsi"/>
          <w:highlight w:val="yellow"/>
        </w:rPr>
        <w:t>________________________</w:t>
      </w:r>
      <w:r w:rsidR="00D75F72" w:rsidRPr="00D75F72">
        <w:rPr>
          <w:rFonts w:ascii="Cambria" w:hAnsi="Cambria" w:cstheme="minorHAnsi"/>
        </w:rPr>
        <w:t xml:space="preserve"> </w:t>
      </w:r>
      <w:r w:rsidRPr="00D75F72">
        <w:rPr>
          <w:rFonts w:ascii="Cambria" w:hAnsi="Cambria" w:cstheme="minorHAnsi"/>
        </w:rPr>
        <w:t xml:space="preserve"> przy ul. </w:t>
      </w:r>
      <w:r w:rsidRPr="00D75F72">
        <w:rPr>
          <w:rFonts w:ascii="Cambria" w:hAnsi="Cambria" w:cstheme="minorHAnsi"/>
          <w:highlight w:val="yellow"/>
        </w:rPr>
        <w:t>________________</w:t>
      </w:r>
      <w:r w:rsidRPr="00D75F72">
        <w:rPr>
          <w:rFonts w:ascii="Cambria" w:hAnsi="Cambria" w:cstheme="minorHAnsi"/>
        </w:rPr>
        <w:t xml:space="preserve">, </w:t>
      </w:r>
      <w:r w:rsidRPr="00D75F72">
        <w:rPr>
          <w:rFonts w:ascii="Cambria" w:hAnsi="Cambria" w:cstheme="minorHAnsi"/>
          <w:highlight w:val="yellow"/>
        </w:rPr>
        <w:t>__-___________</w:t>
      </w:r>
      <w:r w:rsidRPr="00D75F72">
        <w:rPr>
          <w:rFonts w:ascii="Cambria" w:hAnsi="Cambria" w:cstheme="minorHAnsi"/>
        </w:rPr>
        <w:t xml:space="preserve"> </w:t>
      </w:r>
      <w:r w:rsidRPr="00D75F72">
        <w:rPr>
          <w:rFonts w:ascii="Cambria" w:hAnsi="Cambria" w:cstheme="minorHAnsi"/>
          <w:highlight w:val="yellow"/>
        </w:rPr>
        <w:t>_________</w:t>
      </w:r>
      <w:r w:rsidRPr="00D75F72">
        <w:rPr>
          <w:rFonts w:ascii="Cambria" w:hAnsi="Cambria" w:cstheme="minorHAnsi"/>
        </w:rPr>
        <w:t>, KRS</w:t>
      </w:r>
      <w:r w:rsidR="00D75F72">
        <w:rPr>
          <w:rFonts w:ascii="Cambria" w:hAnsi="Cambria" w:cstheme="minorHAnsi"/>
        </w:rPr>
        <w:t>:</w:t>
      </w:r>
      <w:r w:rsidRPr="00D75F72">
        <w:rPr>
          <w:rFonts w:ascii="Cambria" w:hAnsi="Cambria" w:cstheme="minorHAnsi"/>
        </w:rPr>
        <w:t xml:space="preserve"> </w:t>
      </w:r>
      <w:r w:rsidRPr="00D75F72">
        <w:rPr>
          <w:rFonts w:ascii="Cambria" w:hAnsi="Cambria" w:cstheme="minorHAnsi"/>
          <w:highlight w:val="yellow"/>
        </w:rPr>
        <w:t>________________________</w:t>
      </w:r>
      <w:r w:rsidRPr="00D75F72">
        <w:rPr>
          <w:rFonts w:ascii="Cambria" w:hAnsi="Cambria" w:cstheme="minorHAnsi"/>
        </w:rPr>
        <w:t>, NIP</w:t>
      </w:r>
      <w:r w:rsidR="00D75F72">
        <w:rPr>
          <w:rFonts w:ascii="Cambria" w:hAnsi="Cambria" w:cstheme="minorHAnsi"/>
        </w:rPr>
        <w:t>:</w:t>
      </w:r>
      <w:r w:rsidRPr="00D75F72">
        <w:rPr>
          <w:rFonts w:ascii="Cambria" w:hAnsi="Cambria" w:cstheme="minorHAnsi"/>
        </w:rPr>
        <w:t xml:space="preserve"> </w:t>
      </w:r>
      <w:r w:rsidRPr="00D75F72">
        <w:rPr>
          <w:rFonts w:ascii="Cambria" w:hAnsi="Cambria" w:cstheme="minorHAnsi"/>
          <w:highlight w:val="yellow"/>
        </w:rPr>
        <w:t>________________________</w:t>
      </w:r>
      <w:r w:rsidR="00D75F72">
        <w:rPr>
          <w:rFonts w:ascii="Cambria" w:hAnsi="Cambria" w:cstheme="minorHAnsi"/>
        </w:rPr>
        <w:t>,</w:t>
      </w:r>
      <w:r w:rsidRPr="00D75F72">
        <w:rPr>
          <w:rFonts w:ascii="Cambria" w:hAnsi="Cambria" w:cstheme="minorHAnsi"/>
        </w:rPr>
        <w:t xml:space="preserve"> </w:t>
      </w:r>
      <w:r w:rsidRPr="00D75F72">
        <w:rPr>
          <w:rFonts w:ascii="Cambria" w:hAnsi="Cambria" w:cstheme="minorHAnsi"/>
          <w:shd w:val="clear" w:color="auto" w:fill="FFFFFF"/>
        </w:rPr>
        <w:t>REGON</w:t>
      </w:r>
      <w:r w:rsidR="00D75F72">
        <w:rPr>
          <w:rFonts w:ascii="Cambria" w:hAnsi="Cambria" w:cstheme="minorHAnsi"/>
          <w:shd w:val="clear" w:color="auto" w:fill="FFFFFF"/>
        </w:rPr>
        <w:t>:</w:t>
      </w:r>
      <w:r w:rsidRPr="00D75F72">
        <w:rPr>
          <w:rFonts w:ascii="Cambria" w:hAnsi="Cambria" w:cstheme="minorHAnsi"/>
          <w:shd w:val="clear" w:color="auto" w:fill="FFFFFF"/>
        </w:rPr>
        <w:t xml:space="preserve"> </w:t>
      </w:r>
      <w:r w:rsidRPr="00D75F72">
        <w:rPr>
          <w:rFonts w:ascii="Cambria" w:hAnsi="Cambria" w:cstheme="minorHAnsi"/>
          <w:highlight w:val="yellow"/>
        </w:rPr>
        <w:t>________________________</w:t>
      </w:r>
    </w:p>
    <w:p w14:paraId="6F0ADC14" w14:textId="77777777" w:rsidR="00E027F6" w:rsidRPr="00D75F72" w:rsidRDefault="00E027F6" w:rsidP="00E027F6">
      <w:pPr>
        <w:spacing w:line="276" w:lineRule="auto"/>
        <w:jc w:val="both"/>
        <w:rPr>
          <w:rFonts w:ascii="Cambria" w:eastAsia="Times New Roman" w:hAnsi="Cambria" w:cstheme="minorHAnsi"/>
          <w:lang w:eastAsia="pl-PL"/>
        </w:rPr>
      </w:pPr>
    </w:p>
    <w:p w14:paraId="0EA9E088" w14:textId="77777777" w:rsidR="00E027F6" w:rsidRPr="00D75F72" w:rsidRDefault="00E027F6" w:rsidP="00E027F6">
      <w:pPr>
        <w:spacing w:line="276" w:lineRule="auto"/>
        <w:jc w:val="both"/>
        <w:rPr>
          <w:rFonts w:ascii="Cambria" w:eastAsia="Times New Roman" w:hAnsi="Cambria" w:cstheme="minorHAnsi"/>
          <w:lang w:eastAsia="pl-PL"/>
        </w:rPr>
      </w:pPr>
    </w:p>
    <w:p w14:paraId="26177F39" w14:textId="77777777" w:rsidR="00E027F6" w:rsidRPr="00D75F72" w:rsidRDefault="00E027F6" w:rsidP="00E027F6">
      <w:pPr>
        <w:spacing w:line="276" w:lineRule="auto"/>
        <w:jc w:val="both"/>
        <w:rPr>
          <w:rFonts w:ascii="Cambria" w:eastAsia="Times New Roman" w:hAnsi="Cambria" w:cstheme="minorHAnsi"/>
          <w:lang w:eastAsia="pl-PL"/>
        </w:rPr>
      </w:pPr>
      <w:r w:rsidRPr="00D75F72">
        <w:rPr>
          <w:rFonts w:ascii="Cambria" w:eastAsia="Times New Roman" w:hAnsi="Cambria" w:cstheme="minorHAnsi"/>
          <w:lang w:eastAsia="pl-PL"/>
        </w:rPr>
        <w:t xml:space="preserve">Niniejszym informuję o moim odstąpieniu od następującej umowy: </w:t>
      </w:r>
      <w:r w:rsidRPr="00D75F72">
        <w:rPr>
          <w:rFonts w:ascii="Cambria" w:eastAsia="Times New Roman" w:hAnsi="Cambria" w:cstheme="minorHAnsi"/>
          <w:highlight w:val="yellow"/>
          <w:lang w:eastAsia="pl-PL"/>
        </w:rPr>
        <w:t>__________________________________________</w:t>
      </w:r>
      <w:r w:rsidRPr="00D75F72">
        <w:rPr>
          <w:rFonts w:ascii="Cambria" w:eastAsia="Times New Roman" w:hAnsi="Cambria" w:cstheme="minorHAnsi"/>
          <w:lang w:eastAsia="pl-PL"/>
        </w:rPr>
        <w:t>.</w:t>
      </w:r>
    </w:p>
    <w:p w14:paraId="6E7881ED" w14:textId="77777777" w:rsidR="00E027F6" w:rsidRPr="00D75F72" w:rsidRDefault="00E027F6" w:rsidP="00E027F6">
      <w:pPr>
        <w:spacing w:line="276" w:lineRule="auto"/>
        <w:jc w:val="both"/>
        <w:rPr>
          <w:rFonts w:ascii="Cambria" w:eastAsia="Times New Roman" w:hAnsi="Cambria" w:cstheme="minorHAnsi"/>
          <w:lang w:eastAsia="pl-PL"/>
        </w:rPr>
      </w:pPr>
    </w:p>
    <w:p w14:paraId="201D413C" w14:textId="77777777" w:rsidR="00E027F6" w:rsidRPr="00D75F72" w:rsidRDefault="00E027F6" w:rsidP="00E027F6">
      <w:pPr>
        <w:spacing w:line="276" w:lineRule="auto"/>
        <w:jc w:val="both"/>
        <w:rPr>
          <w:rFonts w:ascii="Cambria" w:eastAsia="Times New Roman" w:hAnsi="Cambria" w:cstheme="minorHAnsi"/>
          <w:b/>
          <w:lang w:eastAsia="pl-PL"/>
        </w:rPr>
      </w:pPr>
    </w:p>
    <w:p w14:paraId="1D5C5013" w14:textId="77777777" w:rsidR="00E027F6" w:rsidRPr="00D75F72" w:rsidRDefault="00E027F6" w:rsidP="00E027F6">
      <w:pPr>
        <w:spacing w:line="276" w:lineRule="auto"/>
        <w:jc w:val="both"/>
        <w:rPr>
          <w:rFonts w:ascii="Cambria" w:eastAsia="Times New Roman" w:hAnsi="Cambria" w:cstheme="minorHAnsi"/>
          <w:lang w:eastAsia="pl-PL"/>
        </w:rPr>
      </w:pPr>
      <w:r w:rsidRPr="00D75F72">
        <w:rPr>
          <w:rFonts w:ascii="Cambria" w:eastAsia="Times New Roman" w:hAnsi="Cambria" w:cstheme="minorHAnsi"/>
          <w:b/>
          <w:lang w:eastAsia="pl-PL"/>
        </w:rPr>
        <w:t>Data zawarcia umowy</w:t>
      </w:r>
      <w:r w:rsidRPr="00D75F72">
        <w:rPr>
          <w:rFonts w:ascii="Cambria" w:eastAsia="Times New Roman" w:hAnsi="Cambria" w:cstheme="minorHAnsi"/>
          <w:lang w:eastAsia="pl-PL"/>
        </w:rPr>
        <w:t xml:space="preserve">: </w:t>
      </w:r>
      <w:r w:rsidRPr="00D75F72">
        <w:rPr>
          <w:rFonts w:ascii="Cambria" w:eastAsia="Times New Roman" w:hAnsi="Cambria" w:cstheme="minorHAnsi"/>
          <w:highlight w:val="yellow"/>
          <w:lang w:eastAsia="pl-PL"/>
        </w:rPr>
        <w:t>______________________</w:t>
      </w:r>
    </w:p>
    <w:p w14:paraId="7978A1FF" w14:textId="77777777" w:rsidR="00E027F6" w:rsidRPr="00D75F72" w:rsidRDefault="00E027F6" w:rsidP="00E027F6">
      <w:pPr>
        <w:spacing w:line="276" w:lineRule="auto"/>
        <w:jc w:val="both"/>
        <w:rPr>
          <w:rFonts w:ascii="Cambria" w:eastAsia="Times New Roman" w:hAnsi="Cambria" w:cstheme="minorHAnsi"/>
          <w:lang w:eastAsia="pl-PL"/>
        </w:rPr>
      </w:pPr>
    </w:p>
    <w:p w14:paraId="23EB9D36" w14:textId="77777777" w:rsidR="00E027F6" w:rsidRPr="00D75F72" w:rsidRDefault="00E027F6" w:rsidP="00E027F6">
      <w:pPr>
        <w:spacing w:line="276" w:lineRule="auto"/>
        <w:jc w:val="both"/>
        <w:rPr>
          <w:rFonts w:ascii="Cambria" w:eastAsia="Times New Roman" w:hAnsi="Cambria" w:cstheme="minorHAnsi"/>
          <w:lang w:eastAsia="pl-PL"/>
        </w:rPr>
      </w:pPr>
    </w:p>
    <w:p w14:paraId="20FAF7E9" w14:textId="77777777" w:rsidR="00E027F6" w:rsidRPr="00D75F72" w:rsidRDefault="00E027F6" w:rsidP="00E027F6">
      <w:pPr>
        <w:spacing w:line="276" w:lineRule="auto"/>
        <w:jc w:val="both"/>
        <w:rPr>
          <w:rFonts w:ascii="Cambria" w:eastAsia="Times New Roman" w:hAnsi="Cambria" w:cstheme="minorHAnsi"/>
          <w:lang w:eastAsia="pl-PL"/>
        </w:rPr>
      </w:pPr>
      <w:r w:rsidRPr="00D75F72">
        <w:rPr>
          <w:rFonts w:ascii="Cambria" w:eastAsia="Times New Roman" w:hAnsi="Cambria" w:cstheme="minorHAnsi"/>
          <w:b/>
          <w:lang w:eastAsia="pl-PL"/>
        </w:rPr>
        <w:t>Imię i nazwisko konsumenta lub PNPK</w:t>
      </w:r>
      <w:r w:rsidRPr="00D75F72">
        <w:rPr>
          <w:rFonts w:ascii="Cambria" w:eastAsia="Times New Roman" w:hAnsi="Cambria" w:cstheme="minorHAnsi"/>
          <w:lang w:eastAsia="pl-PL"/>
        </w:rPr>
        <w:t xml:space="preserve">: </w:t>
      </w:r>
      <w:r w:rsidRPr="00D75F72">
        <w:rPr>
          <w:rFonts w:ascii="Cambria" w:eastAsia="Times New Roman" w:hAnsi="Cambria" w:cstheme="minorHAnsi"/>
          <w:highlight w:val="yellow"/>
          <w:lang w:eastAsia="pl-PL"/>
        </w:rPr>
        <w:t>______________________</w:t>
      </w:r>
    </w:p>
    <w:p w14:paraId="57057092" w14:textId="77777777" w:rsidR="00E027F6" w:rsidRPr="00D75F72" w:rsidRDefault="00E027F6" w:rsidP="00E027F6">
      <w:pPr>
        <w:spacing w:line="276" w:lineRule="auto"/>
        <w:jc w:val="both"/>
        <w:rPr>
          <w:rFonts w:ascii="Cambria" w:eastAsia="Times New Roman" w:hAnsi="Cambria" w:cstheme="minorHAnsi"/>
          <w:lang w:eastAsia="pl-PL"/>
        </w:rPr>
      </w:pPr>
    </w:p>
    <w:p w14:paraId="06BC8375" w14:textId="77777777" w:rsidR="00E027F6" w:rsidRPr="00D75F72" w:rsidRDefault="00E027F6" w:rsidP="00E027F6">
      <w:pPr>
        <w:spacing w:line="276" w:lineRule="auto"/>
        <w:jc w:val="both"/>
        <w:rPr>
          <w:rFonts w:ascii="Cambria" w:eastAsia="Times New Roman" w:hAnsi="Cambria" w:cstheme="minorHAnsi"/>
          <w:lang w:eastAsia="pl-PL"/>
        </w:rPr>
      </w:pPr>
    </w:p>
    <w:p w14:paraId="090BE0FF" w14:textId="77777777" w:rsidR="00E027F6" w:rsidRPr="00472F07" w:rsidRDefault="00E027F6" w:rsidP="00E027F6">
      <w:pPr>
        <w:spacing w:line="276" w:lineRule="auto"/>
        <w:jc w:val="both"/>
        <w:rPr>
          <w:rFonts w:ascii="Cambria" w:eastAsia="Times New Roman" w:hAnsi="Cambria" w:cstheme="minorHAnsi"/>
          <w:lang w:eastAsia="pl-PL"/>
        </w:rPr>
      </w:pPr>
      <w:r w:rsidRPr="00472F07">
        <w:rPr>
          <w:rFonts w:ascii="Cambria" w:eastAsia="Times New Roman" w:hAnsi="Cambria" w:cstheme="minorHAnsi"/>
          <w:b/>
          <w:lang w:eastAsia="pl-PL"/>
        </w:rPr>
        <w:t>Adres konsumenta</w:t>
      </w:r>
      <w:r>
        <w:rPr>
          <w:rFonts w:ascii="Cambria" w:eastAsia="Times New Roman" w:hAnsi="Cambria" w:cstheme="minorHAnsi"/>
          <w:b/>
          <w:lang w:eastAsia="pl-PL"/>
        </w:rPr>
        <w:t xml:space="preserve"> lub PNPK</w:t>
      </w:r>
      <w:r w:rsidRPr="00472F07">
        <w:rPr>
          <w:rFonts w:ascii="Cambria" w:eastAsia="Times New Roman" w:hAnsi="Cambria" w:cstheme="minorHAnsi"/>
          <w:lang w:eastAsia="pl-PL"/>
        </w:rPr>
        <w:t xml:space="preserve">: </w:t>
      </w:r>
      <w:r w:rsidRPr="00472F07">
        <w:rPr>
          <w:rFonts w:ascii="Cambria" w:eastAsia="Times New Roman" w:hAnsi="Cambria" w:cstheme="minorHAnsi"/>
          <w:highlight w:val="yellow"/>
          <w:lang w:eastAsia="pl-PL"/>
        </w:rPr>
        <w:t>______________________</w:t>
      </w:r>
    </w:p>
    <w:p w14:paraId="27C340AC" w14:textId="77777777" w:rsidR="00E027F6" w:rsidRPr="00472F07" w:rsidRDefault="00E027F6" w:rsidP="00E027F6">
      <w:pPr>
        <w:spacing w:line="276" w:lineRule="auto"/>
        <w:jc w:val="both"/>
        <w:rPr>
          <w:rFonts w:ascii="Cambria" w:eastAsia="Times New Roman" w:hAnsi="Cambria" w:cstheme="minorHAnsi"/>
          <w:lang w:eastAsia="pl-PL"/>
        </w:rPr>
      </w:pPr>
    </w:p>
    <w:p w14:paraId="0894DC81" w14:textId="77777777" w:rsidR="00E027F6" w:rsidRPr="00472F07" w:rsidRDefault="00E027F6" w:rsidP="00E027F6">
      <w:pPr>
        <w:spacing w:line="276" w:lineRule="auto"/>
        <w:jc w:val="both"/>
        <w:rPr>
          <w:rFonts w:ascii="Cambria" w:eastAsia="Times New Roman" w:hAnsi="Cambria" w:cstheme="minorHAnsi"/>
          <w:lang w:eastAsia="pl-PL"/>
        </w:rPr>
      </w:pPr>
    </w:p>
    <w:p w14:paraId="51DC086B" w14:textId="77777777" w:rsidR="00E027F6" w:rsidRPr="00472F07" w:rsidRDefault="00E027F6" w:rsidP="00E027F6">
      <w:pPr>
        <w:spacing w:line="276" w:lineRule="auto"/>
        <w:jc w:val="both"/>
        <w:rPr>
          <w:rFonts w:ascii="Cambria" w:eastAsia="Times New Roman" w:hAnsi="Cambria" w:cstheme="minorHAnsi"/>
          <w:i/>
          <w:lang w:eastAsia="pl-PL"/>
        </w:rPr>
      </w:pPr>
      <w:r w:rsidRPr="00472F07">
        <w:rPr>
          <w:rFonts w:ascii="Cambria" w:eastAsia="Times New Roman" w:hAnsi="Cambria" w:cstheme="minorHAnsi"/>
          <w:b/>
          <w:lang w:eastAsia="pl-PL"/>
        </w:rPr>
        <w:t>Podpis konsumenta</w:t>
      </w:r>
      <w:r>
        <w:rPr>
          <w:rFonts w:ascii="Cambria" w:eastAsia="Times New Roman" w:hAnsi="Cambria" w:cstheme="minorHAnsi"/>
          <w:b/>
          <w:lang w:eastAsia="pl-PL"/>
        </w:rPr>
        <w:t xml:space="preserve"> lub PNPK</w:t>
      </w:r>
      <w:r w:rsidRPr="00472F07">
        <w:rPr>
          <w:rFonts w:ascii="Cambria" w:eastAsia="Times New Roman" w:hAnsi="Cambria" w:cstheme="minorHAnsi"/>
          <w:lang w:eastAsia="pl-PL"/>
        </w:rPr>
        <w:t xml:space="preserve">: </w:t>
      </w:r>
      <w:r w:rsidRPr="00472F07">
        <w:rPr>
          <w:rFonts w:ascii="Cambria" w:eastAsia="Times New Roman" w:hAnsi="Cambria" w:cstheme="minorHAnsi"/>
          <w:i/>
          <w:lang w:eastAsia="pl-PL"/>
        </w:rPr>
        <w:t>(tylko jeżeli formularz jest przesyłany w wersji papierowej)</w:t>
      </w:r>
    </w:p>
    <w:p w14:paraId="013BDC9F" w14:textId="77777777" w:rsidR="00E027F6" w:rsidRPr="00472F07" w:rsidRDefault="00E027F6" w:rsidP="00E027F6">
      <w:pPr>
        <w:spacing w:line="276" w:lineRule="auto"/>
        <w:jc w:val="both"/>
        <w:rPr>
          <w:rFonts w:ascii="Cambria" w:eastAsia="Times New Roman" w:hAnsi="Cambria" w:cstheme="minorHAnsi"/>
          <w:i/>
          <w:lang w:eastAsia="pl-PL"/>
        </w:rPr>
      </w:pPr>
    </w:p>
    <w:p w14:paraId="708B7AE1" w14:textId="77777777" w:rsidR="00E027F6" w:rsidRPr="00472F07" w:rsidRDefault="00E027F6" w:rsidP="00E027F6">
      <w:pPr>
        <w:spacing w:line="276" w:lineRule="auto"/>
        <w:jc w:val="both"/>
        <w:rPr>
          <w:rFonts w:ascii="Cambria" w:eastAsia="Times New Roman" w:hAnsi="Cambria" w:cstheme="minorHAnsi"/>
          <w:lang w:eastAsia="pl-PL"/>
        </w:rPr>
      </w:pPr>
    </w:p>
    <w:p w14:paraId="31F5EFA5" w14:textId="77777777" w:rsidR="00E027F6" w:rsidRPr="00FB1D43" w:rsidRDefault="00E027F6" w:rsidP="00E027F6">
      <w:pPr>
        <w:spacing w:line="276" w:lineRule="auto"/>
        <w:jc w:val="both"/>
        <w:rPr>
          <w:rFonts w:ascii="Cambria" w:eastAsia="Times New Roman" w:hAnsi="Cambria" w:cstheme="minorHAnsi"/>
          <w:lang w:eastAsia="pl-PL"/>
        </w:rPr>
      </w:pPr>
      <w:r w:rsidRPr="00472F07">
        <w:rPr>
          <w:rFonts w:ascii="Cambria" w:eastAsia="Times New Roman" w:hAnsi="Cambria" w:cstheme="minorHAnsi"/>
          <w:b/>
          <w:lang w:eastAsia="pl-PL"/>
        </w:rPr>
        <w:t>Data</w:t>
      </w:r>
      <w:r w:rsidRPr="00472F07">
        <w:rPr>
          <w:rFonts w:ascii="Cambria" w:eastAsia="Times New Roman" w:hAnsi="Cambria" w:cstheme="minorHAnsi"/>
          <w:lang w:eastAsia="pl-PL"/>
        </w:rPr>
        <w:t xml:space="preserve">: </w:t>
      </w:r>
      <w:r w:rsidRPr="00472F07">
        <w:rPr>
          <w:rFonts w:ascii="Cambria" w:eastAsia="Times New Roman" w:hAnsi="Cambria" w:cstheme="minorHAnsi"/>
          <w:highlight w:val="yellow"/>
          <w:lang w:eastAsia="pl-PL"/>
        </w:rPr>
        <w:t>______________________</w:t>
      </w:r>
    </w:p>
    <w:p w14:paraId="42F74D28" w14:textId="77777777" w:rsidR="00E027F6" w:rsidRDefault="00E027F6" w:rsidP="00E027F6">
      <w:pPr>
        <w:spacing w:line="276" w:lineRule="auto"/>
        <w:rPr>
          <w:rFonts w:ascii="Cambria" w:hAnsi="Cambria"/>
        </w:rPr>
      </w:pPr>
    </w:p>
    <w:p w14:paraId="2457C48F" w14:textId="77777777" w:rsidR="00E027F6" w:rsidRDefault="00E027F6" w:rsidP="00E027F6">
      <w:pPr>
        <w:spacing w:line="276" w:lineRule="auto"/>
        <w:rPr>
          <w:rFonts w:ascii="Cambria" w:hAnsi="Cambria"/>
        </w:rPr>
      </w:pPr>
    </w:p>
    <w:p w14:paraId="3C70742C" w14:textId="77777777" w:rsidR="001F4A2A" w:rsidRPr="00D70098" w:rsidRDefault="001F4A2A" w:rsidP="00F30784">
      <w:pPr>
        <w:spacing w:line="276" w:lineRule="auto"/>
      </w:pPr>
    </w:p>
    <w:sectPr w:rsidR="001F4A2A" w:rsidRPr="00D70098" w:rsidSect="007B61A5">
      <w:type w:val="continuous"/>
      <w:pgSz w:w="11906" w:h="16838"/>
      <w:pgMar w:top="720" w:right="720" w:bottom="720" w:left="720" w:header="708" w:footer="0" w:gutter="0"/>
      <w:cols w:space="708"/>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86A3B" w14:textId="77777777" w:rsidR="001932BC" w:rsidRDefault="001932BC" w:rsidP="00AC503A">
      <w:pPr>
        <w:spacing w:line="240" w:lineRule="auto"/>
      </w:pPr>
      <w:r>
        <w:separator/>
      </w:r>
    </w:p>
  </w:endnote>
  <w:endnote w:type="continuationSeparator" w:id="0">
    <w:p w14:paraId="6077E284" w14:textId="77777777" w:rsidR="001932BC" w:rsidRDefault="001932BC" w:rsidP="00AC50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Liberation Serif">
    <w:altName w:val="Times New Roman"/>
    <w:charset w:val="EE"/>
    <w:family w:val="roman"/>
    <w:pitch w:val="variable"/>
  </w:font>
  <w:font w:name="SimSun">
    <w:altName w:val="宋体"/>
    <w:panose1 w:val="02010600030101010101"/>
    <w:charset w:val="86"/>
    <w:family w:val="auto"/>
    <w:pitch w:val="variable"/>
    <w:sig w:usb0="00000003" w:usb1="288F0000" w:usb2="00000016" w:usb3="00000000" w:csb0="00040001" w:csb1="00000000"/>
  </w:font>
  <w:font w:name="Liberation Sans">
    <w:altName w:val="Arial"/>
    <w:charset w:val="EE"/>
    <w:family w:val="roman"/>
    <w:pitch w:val="variable"/>
  </w:font>
  <w:font w:name="Microsoft YaHei">
    <w:panose1 w:val="020B0503020204020204"/>
    <w:charset w:val="86"/>
    <w:family w:val="swiss"/>
    <w:pitch w:val="variable"/>
    <w:sig w:usb0="80000287" w:usb1="2ACF3C50" w:usb2="00000016" w:usb3="00000000" w:csb0="0004001F" w:csb1="00000000"/>
  </w:font>
  <w:font w:name="NSimSun">
    <w:panose1 w:val="02010609030101010101"/>
    <w:charset w:val="86"/>
    <w:family w:val="modern"/>
    <w:pitch w:val="fixed"/>
    <w:sig w:usb0="00000283" w:usb1="288F0000" w:usb2="00000016" w:usb3="00000000" w:csb0="00040001"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8649236"/>
      <w:docPartObj>
        <w:docPartGallery w:val="Page Numbers (Bottom of Page)"/>
        <w:docPartUnique/>
      </w:docPartObj>
    </w:sdtPr>
    <w:sdtEndPr/>
    <w:sdtContent>
      <w:sdt>
        <w:sdtPr>
          <w:id w:val="-1769616900"/>
          <w:docPartObj>
            <w:docPartGallery w:val="Page Numbers (Top of Page)"/>
            <w:docPartUnique/>
          </w:docPartObj>
        </w:sdtPr>
        <w:sdtEndPr/>
        <w:sdtContent>
          <w:p w14:paraId="32FD0669" w14:textId="021DF3FB" w:rsidR="008971CF" w:rsidRDefault="008971CF">
            <w:pPr>
              <w:pStyle w:val="Stopka"/>
              <w:jc w:val="right"/>
            </w:pPr>
            <w:r>
              <w:t xml:space="preserve">Strona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z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772B1EE4" w14:textId="77777777" w:rsidR="008971CF" w:rsidRDefault="008971CF">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0D32F" w14:textId="77777777" w:rsidR="001932BC" w:rsidRDefault="001932BC" w:rsidP="00AC503A">
      <w:pPr>
        <w:spacing w:line="240" w:lineRule="auto"/>
      </w:pPr>
      <w:r>
        <w:separator/>
      </w:r>
    </w:p>
  </w:footnote>
  <w:footnote w:type="continuationSeparator" w:id="0">
    <w:p w14:paraId="43331E43" w14:textId="77777777" w:rsidR="001932BC" w:rsidRDefault="001932BC" w:rsidP="00AC50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54E85" w14:textId="102050C4" w:rsidR="008971CF" w:rsidRDefault="001932BC">
    <w:pPr>
      <w:pStyle w:val="Nagwek2"/>
    </w:pPr>
    <w:sdt>
      <w:sdtPr>
        <w:id w:val="-346494464"/>
        <w:docPartObj>
          <w:docPartGallery w:val="Page Numbers (Margins)"/>
          <w:docPartUnique/>
        </w:docPartObj>
      </w:sdtPr>
      <w:sdtEndPr/>
      <w:sdtContent>
        <w:r w:rsidR="00F14FED">
          <w:rPr>
            <w:noProof/>
          </w:rPr>
          <mc:AlternateContent>
            <mc:Choice Requires="wps">
              <w:drawing>
                <wp:anchor distT="0" distB="0" distL="114300" distR="114300" simplePos="0" relativeHeight="251659776" behindDoc="0" locked="0" layoutInCell="0" allowOverlap="1" wp14:anchorId="76B595C4" wp14:editId="65BD9FDD">
                  <wp:simplePos x="0" y="0"/>
                  <wp:positionH relativeFrom="rightMargin">
                    <wp:align>right</wp:align>
                  </wp:positionH>
                  <mc:AlternateContent>
                    <mc:Choice Requires="wp14">
                      <wp:positionV relativeFrom="margin">
                        <wp14:pctPosVOffset>10000</wp14:pctPosVOffset>
                      </wp:positionV>
                    </mc:Choice>
                    <mc:Fallback>
                      <wp:positionV relativeFrom="page">
                        <wp:posOffset>1434465</wp:posOffset>
                      </wp:positionV>
                    </mc:Fallback>
                  </mc:AlternateContent>
                  <wp:extent cx="819150" cy="433705"/>
                  <wp:effectExtent l="0" t="0" r="1905" b="4445"/>
                  <wp:wrapNone/>
                  <wp:docPr id="2" name="Prostoką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150" cy="433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F667B" w14:textId="4AD81669" w:rsidR="00F14FED" w:rsidRDefault="00F14FED">
                              <w:pPr>
                                <w:pBdr>
                                  <w:top w:val="single" w:sz="4" w:space="1" w:color="D8D8D8" w:themeColor="background1" w:themeShade="D8"/>
                                </w:pBdr>
                              </w:pP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76B595C4" id="Prostokąt 2" o:spid="_x0000_s1026" style="position:absolute;margin-left:13.3pt;margin-top:0;width:64.5pt;height:34.15pt;z-index:251659776;visibility:visible;mso-wrap-style:square;mso-width-percent:900;mso-height-percent:0;mso-top-percent:100;mso-wrap-distance-left:9pt;mso-wrap-distance-top:0;mso-wrap-distance-right:9pt;mso-wrap-distance-bottom:0;mso-position-horizontal:right;mso-position-horizontal-relative:right-margin-area;mso-position-vertical-relative:margin;mso-width-percent:900;mso-height-percent:0;mso-top-percent:10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" o:allowincell="f" stroked="f">
                  <v:textbox style="mso-fit-shape-to-text:t" inset="0,,0">
                    <w:txbxContent>
                      <w:p w14:paraId="2F3F667B" w14:textId="4AD81669" w:rsidR="00F14FED" w:rsidRDefault="00F14FED">
                        <w:pPr>
                          <w:pBdr>
                            <w:top w:val="single" w:sz="4" w:space="1" w:color="D8D8D8" w:themeColor="background1" w:themeShade="D8"/>
                          </w:pBdr>
                        </w:pPr>
                      </w:p>
                    </w:txbxContent>
                  </v:textbox>
                  <w10:wrap anchorx="margin" anchory="margin"/>
                </v:rect>
              </w:pict>
            </mc:Fallback>
          </mc:AlternateContent>
        </w:r>
      </w:sdtContent>
    </w:sdt>
    <w:r w:rsidR="008971CF">
      <w:rPr>
        <w:noProof/>
      </w:rPr>
      <mc:AlternateContent>
        <mc:Choice Requires="wps">
          <w:drawing>
            <wp:anchor distT="0" distB="0" distL="114300" distR="114300" simplePos="0" relativeHeight="251657728" behindDoc="0" locked="0" layoutInCell="1" allowOverlap="1" wp14:anchorId="0CA54E86" wp14:editId="0C3F868E">
              <wp:simplePos x="0" y="0"/>
              <wp:positionH relativeFrom="column">
                <wp:posOffset>6678295</wp:posOffset>
              </wp:positionH>
              <wp:positionV relativeFrom="paragraph">
                <wp:posOffset>7604760</wp:posOffset>
              </wp:positionV>
              <wp:extent cx="521335" cy="2168525"/>
              <wp:effectExtent l="1270" t="3810" r="1270" b="0"/>
              <wp:wrapSquare wrapText="bothSides"/>
              <wp:docPr id="1" name="Obraz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335" cy="2168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0CA54E87" w14:textId="06461D20" w:rsidR="008971CF" w:rsidRDefault="008971CF">
                          <w:pPr>
                            <w:pStyle w:val="Stopka1"/>
                            <w:rPr>
                              <w:color w:val="000000"/>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A54E86" id="Obraz1" o:spid="_x0000_s1027" style="position:absolute;margin-left:525.85pt;margin-top:598.8pt;width:41.05pt;height:170.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" filled="f" stroked="f" strokecolor="#3465a4">
              <v:stroke joinstyle="round"/>
              <v:textbox style="layout-flow:vertical;mso-layout-flow-alt:bottom-to-top">
                <w:txbxContent>
                  <w:p w14:paraId="0CA54E87" w14:textId="06461D20" w:rsidR="008971CF" w:rsidRDefault="008971CF">
                    <w:pPr>
                      <w:pStyle w:val="Stopka1"/>
                      <w:rPr>
                        <w:color w:val="000000"/>
                      </w:rP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4CF9"/>
    <w:multiLevelType w:val="hybridMultilevel"/>
    <w:tmpl w:val="B9D25AB8"/>
    <w:lvl w:ilvl="0" w:tplc="04150019">
      <w:start w:val="1"/>
      <w:numFmt w:val="lowerLetter"/>
      <w:lvlText w:val="%1."/>
      <w:lvlJc w:val="left"/>
      <w:pPr>
        <w:ind w:left="1146" w:hanging="360"/>
      </w:pPr>
    </w:lvl>
    <w:lvl w:ilvl="1" w:tplc="8462238C">
      <w:start w:val="1"/>
      <w:numFmt w:val="lowerLetter"/>
      <w:lvlText w:val="%2)"/>
      <w:lvlJc w:val="left"/>
      <w:pPr>
        <w:ind w:left="1866" w:hanging="360"/>
      </w:pPr>
      <w:rPr>
        <w:rFonts w:hint="default"/>
      </w:rPr>
    </w:lvl>
    <w:lvl w:ilvl="2" w:tplc="04150017">
      <w:start w:val="1"/>
      <w:numFmt w:val="lowerLetter"/>
      <w:lvlText w:val="%3)"/>
      <w:lvlJc w:val="left"/>
      <w:pPr>
        <w:ind w:left="2586" w:hanging="180"/>
      </w:pPr>
    </w:lvl>
    <w:lvl w:ilvl="3" w:tplc="A6801E6E">
      <w:start w:val="1"/>
      <w:numFmt w:val="decimal"/>
      <w:lvlText w:val="%4."/>
      <w:lvlJc w:val="left"/>
      <w:pPr>
        <w:ind w:left="3306" w:hanging="360"/>
      </w:pPr>
      <w:rPr>
        <w:rFonts w:ascii="Calibri" w:hAnsi="Calibri" w:cs="Calibri" w:hint="default"/>
      </w:rPr>
    </w:lvl>
    <w:lvl w:ilvl="4" w:tplc="04150019" w:tentative="1">
      <w:start w:val="1"/>
      <w:numFmt w:val="lowerLetter"/>
      <w:lvlText w:val="%5."/>
      <w:lvlJc w:val="left"/>
      <w:pPr>
        <w:ind w:left="4026" w:hanging="360"/>
      </w:pPr>
    </w:lvl>
    <w:lvl w:ilvl="5" w:tplc="0415001B" w:tentative="1">
      <w:start w:val="1"/>
      <w:numFmt w:val="lowerRoman"/>
      <w:lvlText w:val="%6."/>
      <w:lvlJc w:val="right"/>
      <w:pPr>
        <w:ind w:left="4746" w:hanging="180"/>
      </w:pPr>
    </w:lvl>
    <w:lvl w:ilvl="6" w:tplc="0415000F" w:tentative="1">
      <w:start w:val="1"/>
      <w:numFmt w:val="decimal"/>
      <w:lvlText w:val="%7."/>
      <w:lvlJc w:val="left"/>
      <w:pPr>
        <w:ind w:left="5466" w:hanging="360"/>
      </w:pPr>
    </w:lvl>
    <w:lvl w:ilvl="7" w:tplc="04150019" w:tentative="1">
      <w:start w:val="1"/>
      <w:numFmt w:val="lowerLetter"/>
      <w:lvlText w:val="%8."/>
      <w:lvlJc w:val="left"/>
      <w:pPr>
        <w:ind w:left="6186" w:hanging="360"/>
      </w:pPr>
    </w:lvl>
    <w:lvl w:ilvl="8" w:tplc="0415001B" w:tentative="1">
      <w:start w:val="1"/>
      <w:numFmt w:val="lowerRoman"/>
      <w:lvlText w:val="%9."/>
      <w:lvlJc w:val="right"/>
      <w:pPr>
        <w:ind w:left="6906" w:hanging="180"/>
      </w:pPr>
    </w:lvl>
  </w:abstractNum>
  <w:abstractNum w:abstractNumId="1" w15:restartNumberingAfterBreak="0">
    <w:nsid w:val="022024F8"/>
    <w:multiLevelType w:val="multilevel"/>
    <w:tmpl w:val="CE2ADCFC"/>
    <w:lvl w:ilvl="0">
      <w:start w:val="1"/>
      <w:numFmt w:val="decimal"/>
      <w:lvlText w:val="%1."/>
      <w:lvlJc w:val="left"/>
      <w:pPr>
        <w:ind w:left="720" w:hanging="360"/>
      </w:pPr>
    </w:lvl>
    <w:lvl w:ilvl="1">
      <w:start w:val="1"/>
      <w:numFmt w:val="decimal"/>
      <w:lvlText w:val="%2)"/>
      <w:lvlJc w:val="left"/>
      <w:pPr>
        <w:ind w:left="1455" w:hanging="375"/>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EA79D7"/>
    <w:multiLevelType w:val="multilevel"/>
    <w:tmpl w:val="F67226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2EB16F9"/>
    <w:multiLevelType w:val="multilevel"/>
    <w:tmpl w:val="C246868E"/>
    <w:lvl w:ilvl="0">
      <w:start w:val="1"/>
      <w:numFmt w:val="lowerLetter"/>
      <w:lvlText w:val="%1)"/>
      <w:lvlJc w:val="left"/>
      <w:pPr>
        <w:ind w:left="786" w:hanging="360"/>
      </w:pPr>
    </w:lvl>
    <w:lvl w:ilvl="1">
      <w:start w:val="1"/>
      <w:numFmt w:val="decimal"/>
      <w:lvlText w:val="%2."/>
      <w:lvlJc w:val="left"/>
      <w:pPr>
        <w:ind w:left="1506" w:hanging="360"/>
      </w:pPr>
      <w:rPr>
        <w:rFonts w:cs="Calibri"/>
        <w:sz w:val="20"/>
        <w:szCs w:val="20"/>
      </w:r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 w15:restartNumberingAfterBreak="0">
    <w:nsid w:val="03B8629E"/>
    <w:multiLevelType w:val="multilevel"/>
    <w:tmpl w:val="03EA8FF0"/>
    <w:lvl w:ilvl="0">
      <w:start w:val="1"/>
      <w:numFmt w:val="decimal"/>
      <w:lvlText w:val="%1."/>
      <w:lvlJc w:val="left"/>
      <w:pPr>
        <w:tabs>
          <w:tab w:val="num" w:pos="784"/>
        </w:tabs>
        <w:ind w:left="784" w:hanging="360"/>
      </w:pPr>
      <w:rPr>
        <w:color w:val="auto"/>
      </w:rPr>
    </w:lvl>
    <w:lvl w:ilvl="1">
      <w:start w:val="1"/>
      <w:numFmt w:val="lowerLetter"/>
      <w:lvlText w:val="%2)"/>
      <w:lvlJc w:val="left"/>
      <w:pPr>
        <w:tabs>
          <w:tab w:val="num" w:pos="1504"/>
        </w:tabs>
        <w:ind w:left="1504" w:hanging="360"/>
      </w:pPr>
    </w:lvl>
    <w:lvl w:ilvl="2">
      <w:start w:val="1"/>
      <w:numFmt w:val="decimal"/>
      <w:lvlText w:val="%3)"/>
      <w:lvlJc w:val="left"/>
      <w:pPr>
        <w:ind w:left="2404" w:hanging="360"/>
      </w:pPr>
      <w:rPr>
        <w:rFonts w:ascii="Cambria" w:hAnsi="Cambria"/>
        <w:u w:val="single"/>
      </w:rPr>
    </w:lvl>
    <w:lvl w:ilvl="3">
      <w:start w:val="1"/>
      <w:numFmt w:val="decimal"/>
      <w:lvlText w:val="%4."/>
      <w:lvlJc w:val="left"/>
      <w:pPr>
        <w:tabs>
          <w:tab w:val="num" w:pos="2944"/>
        </w:tabs>
        <w:ind w:left="2944" w:hanging="360"/>
      </w:pPr>
    </w:lvl>
    <w:lvl w:ilvl="4">
      <w:start w:val="1"/>
      <w:numFmt w:val="lowerLetter"/>
      <w:lvlText w:val="%5."/>
      <w:lvlJc w:val="left"/>
      <w:pPr>
        <w:tabs>
          <w:tab w:val="num" w:pos="3664"/>
        </w:tabs>
        <w:ind w:left="3664" w:hanging="360"/>
      </w:pPr>
    </w:lvl>
    <w:lvl w:ilvl="5">
      <w:start w:val="1"/>
      <w:numFmt w:val="lowerRoman"/>
      <w:lvlText w:val="%6."/>
      <w:lvlJc w:val="right"/>
      <w:pPr>
        <w:tabs>
          <w:tab w:val="num" w:pos="4384"/>
        </w:tabs>
        <w:ind w:left="4384" w:hanging="180"/>
      </w:pPr>
    </w:lvl>
    <w:lvl w:ilvl="6">
      <w:start w:val="1"/>
      <w:numFmt w:val="decimal"/>
      <w:lvlText w:val="%7."/>
      <w:lvlJc w:val="left"/>
      <w:pPr>
        <w:tabs>
          <w:tab w:val="num" w:pos="5104"/>
        </w:tabs>
        <w:ind w:left="5104" w:hanging="360"/>
      </w:pPr>
    </w:lvl>
    <w:lvl w:ilvl="7">
      <w:start w:val="1"/>
      <w:numFmt w:val="lowerLetter"/>
      <w:lvlText w:val="%8."/>
      <w:lvlJc w:val="left"/>
      <w:pPr>
        <w:tabs>
          <w:tab w:val="num" w:pos="5824"/>
        </w:tabs>
        <w:ind w:left="5824" w:hanging="360"/>
      </w:pPr>
    </w:lvl>
    <w:lvl w:ilvl="8">
      <w:start w:val="1"/>
      <w:numFmt w:val="lowerRoman"/>
      <w:lvlText w:val="%9."/>
      <w:lvlJc w:val="right"/>
      <w:pPr>
        <w:tabs>
          <w:tab w:val="num" w:pos="6544"/>
        </w:tabs>
        <w:ind w:left="6544" w:hanging="180"/>
      </w:pPr>
    </w:lvl>
  </w:abstractNum>
  <w:abstractNum w:abstractNumId="5" w15:restartNumberingAfterBreak="0">
    <w:nsid w:val="049B65C2"/>
    <w:multiLevelType w:val="multilevel"/>
    <w:tmpl w:val="DF125566"/>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Letter"/>
      <w:lvlText w:val="%3)"/>
      <w:lvlJc w:val="left"/>
      <w:pPr>
        <w:ind w:left="2586" w:hanging="180"/>
      </w:pPr>
    </w:lvl>
    <w:lvl w:ilvl="3">
      <w:start w:val="1"/>
      <w:numFmt w:val="decimal"/>
      <w:lvlText w:val="%4."/>
      <w:lvlJc w:val="left"/>
      <w:pPr>
        <w:ind w:left="3306" w:hanging="360"/>
      </w:pPr>
      <w:rPr>
        <w:rFonts w:cs="Calibri"/>
        <w:sz w:val="20"/>
        <w:szCs w:val="20"/>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6" w15:restartNumberingAfterBreak="0">
    <w:nsid w:val="04F71970"/>
    <w:multiLevelType w:val="hybridMultilevel"/>
    <w:tmpl w:val="F3C09290"/>
    <w:lvl w:ilvl="0" w:tplc="42F062AC">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7" w15:restartNumberingAfterBreak="0">
    <w:nsid w:val="070E5AC3"/>
    <w:multiLevelType w:val="hybridMultilevel"/>
    <w:tmpl w:val="84CA9758"/>
    <w:lvl w:ilvl="0" w:tplc="80D4C9B4">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8" w15:restartNumberingAfterBreak="0">
    <w:nsid w:val="094D0303"/>
    <w:multiLevelType w:val="hybridMultilevel"/>
    <w:tmpl w:val="50F41810"/>
    <w:lvl w:ilvl="0" w:tplc="04150017">
      <w:start w:val="1"/>
      <w:numFmt w:val="lowerLetter"/>
      <w:lvlText w:val="%1)"/>
      <w:lvlJc w:val="left"/>
      <w:pPr>
        <w:ind w:left="720" w:hanging="360"/>
      </w:pPr>
    </w:lvl>
    <w:lvl w:ilvl="1" w:tplc="04150017">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0C3B568C"/>
    <w:multiLevelType w:val="hybridMultilevel"/>
    <w:tmpl w:val="B96E605C"/>
    <w:lvl w:ilvl="0" w:tplc="AE7C5A9E">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10" w15:restartNumberingAfterBreak="0">
    <w:nsid w:val="0CF00B90"/>
    <w:multiLevelType w:val="hybridMultilevel"/>
    <w:tmpl w:val="0A7EC85E"/>
    <w:lvl w:ilvl="0" w:tplc="2BC2194E">
      <w:start w:val="1"/>
      <w:numFmt w:val="lowerLetter"/>
      <w:lvlText w:val="%1)"/>
      <w:lvlJc w:val="left"/>
      <w:pPr>
        <w:ind w:left="786" w:hanging="360"/>
      </w:pPr>
      <w:rPr>
        <w:rFonts w:asciiTheme="majorHAnsi" w:eastAsia="Times New Roman" w:hAnsiTheme="majorHAnsi" w:cs="Calibri" w:hint="default"/>
        <w:sz w:val="24"/>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11" w15:restartNumberingAfterBreak="0">
    <w:nsid w:val="0D330507"/>
    <w:multiLevelType w:val="multilevel"/>
    <w:tmpl w:val="B734FF78"/>
    <w:lvl w:ilvl="0">
      <w:start w:val="1"/>
      <w:numFmt w:val="decimal"/>
      <w:lvlText w:val="%1)"/>
      <w:lvlJc w:val="left"/>
      <w:pPr>
        <w:ind w:left="786" w:hanging="360"/>
      </w:pPr>
      <w:rPr>
        <w:rFonts w:ascii="Cambria" w:hAnsi="Cambria" w:hint="default"/>
        <w:sz w:val="20"/>
        <w:szCs w:val="2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BD3E4A"/>
    <w:multiLevelType w:val="multilevel"/>
    <w:tmpl w:val="5978A6F4"/>
    <w:lvl w:ilvl="0">
      <w:start w:val="2"/>
      <w:numFmt w:val="decimal"/>
      <w:lvlText w:val="%1."/>
      <w:lvlJc w:val="left"/>
      <w:pPr>
        <w:ind w:left="786" w:hanging="360"/>
      </w:pPr>
      <w:rPr>
        <w:rFonts w:hint="default"/>
      </w:rPr>
    </w:lvl>
    <w:lvl w:ilvl="1">
      <w:start w:val="1"/>
      <w:numFmt w:val="lowerLetter"/>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13" w15:restartNumberingAfterBreak="0">
    <w:nsid w:val="17763F8F"/>
    <w:multiLevelType w:val="hybridMultilevel"/>
    <w:tmpl w:val="402C5010"/>
    <w:lvl w:ilvl="0" w:tplc="11E49908">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14" w15:restartNumberingAfterBreak="0">
    <w:nsid w:val="1BF65A66"/>
    <w:multiLevelType w:val="hybridMultilevel"/>
    <w:tmpl w:val="E1DAF1B0"/>
    <w:lvl w:ilvl="0" w:tplc="A1EA20AC">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15" w15:restartNumberingAfterBreak="0">
    <w:nsid w:val="1C6C1CE0"/>
    <w:multiLevelType w:val="hybridMultilevel"/>
    <w:tmpl w:val="2EE21E02"/>
    <w:lvl w:ilvl="0" w:tplc="30685BC0">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16" w15:restartNumberingAfterBreak="0">
    <w:nsid w:val="1D4B0151"/>
    <w:multiLevelType w:val="multilevel"/>
    <w:tmpl w:val="598CAA7A"/>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7" w15:restartNumberingAfterBreak="0">
    <w:nsid w:val="1E293C6C"/>
    <w:multiLevelType w:val="hybridMultilevel"/>
    <w:tmpl w:val="7C0A26DA"/>
    <w:lvl w:ilvl="0" w:tplc="0C128756">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18" w15:restartNumberingAfterBreak="0">
    <w:nsid w:val="1F5D69DE"/>
    <w:multiLevelType w:val="hybridMultilevel"/>
    <w:tmpl w:val="C46AA8F2"/>
    <w:lvl w:ilvl="0" w:tplc="97E6DE1E">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19" w15:restartNumberingAfterBreak="0">
    <w:nsid w:val="23483C5F"/>
    <w:multiLevelType w:val="hybridMultilevel"/>
    <w:tmpl w:val="30EEA65A"/>
    <w:lvl w:ilvl="0" w:tplc="04150017">
      <w:start w:val="1"/>
      <w:numFmt w:val="lowerLetter"/>
      <w:lvlText w:val="%1)"/>
      <w:lvlJc w:val="left"/>
      <w:pPr>
        <w:ind w:left="720" w:hanging="360"/>
      </w:pPr>
    </w:lvl>
    <w:lvl w:ilvl="1" w:tplc="36C81900">
      <w:start w:val="6"/>
      <w:numFmt w:val="bullet"/>
      <w:lvlText w:val=""/>
      <w:lvlJc w:val="left"/>
      <w:pPr>
        <w:ind w:left="1440" w:hanging="360"/>
      </w:pPr>
      <w:rPr>
        <w:rFonts w:ascii="Symbol" w:eastAsia="Times New Roman" w:hAnsi="Symbol" w:cs="Times New Roman"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28254125"/>
    <w:multiLevelType w:val="hybridMultilevel"/>
    <w:tmpl w:val="513A8D42"/>
    <w:lvl w:ilvl="0" w:tplc="A2A2A19C">
      <w:start w:val="1"/>
      <w:numFmt w:val="lowerLetter"/>
      <w:lvlText w:val="%1)"/>
      <w:lvlJc w:val="left"/>
      <w:pPr>
        <w:ind w:left="1069" w:hanging="360"/>
      </w:pPr>
      <w:rPr>
        <w:rFonts w:hint="default"/>
      </w:rPr>
    </w:lvl>
    <w:lvl w:ilvl="1" w:tplc="04150019" w:tentative="1">
      <w:start w:val="1"/>
      <w:numFmt w:val="lowerLetter"/>
      <w:lvlText w:val="%2."/>
      <w:lvlJc w:val="left"/>
      <w:pPr>
        <w:ind w:left="1789" w:hanging="360"/>
      </w:pPr>
    </w:lvl>
    <w:lvl w:ilvl="2" w:tplc="0415001B" w:tentative="1">
      <w:start w:val="1"/>
      <w:numFmt w:val="lowerRoman"/>
      <w:lvlText w:val="%3."/>
      <w:lvlJc w:val="right"/>
      <w:pPr>
        <w:ind w:left="2509" w:hanging="180"/>
      </w:pPr>
    </w:lvl>
    <w:lvl w:ilvl="3" w:tplc="0415000F" w:tentative="1">
      <w:start w:val="1"/>
      <w:numFmt w:val="decimal"/>
      <w:lvlText w:val="%4."/>
      <w:lvlJc w:val="left"/>
      <w:pPr>
        <w:ind w:left="3229" w:hanging="360"/>
      </w:pPr>
    </w:lvl>
    <w:lvl w:ilvl="4" w:tplc="04150019" w:tentative="1">
      <w:start w:val="1"/>
      <w:numFmt w:val="lowerLetter"/>
      <w:lvlText w:val="%5."/>
      <w:lvlJc w:val="left"/>
      <w:pPr>
        <w:ind w:left="3949" w:hanging="360"/>
      </w:pPr>
    </w:lvl>
    <w:lvl w:ilvl="5" w:tplc="0415001B" w:tentative="1">
      <w:start w:val="1"/>
      <w:numFmt w:val="lowerRoman"/>
      <w:lvlText w:val="%6."/>
      <w:lvlJc w:val="right"/>
      <w:pPr>
        <w:ind w:left="4669" w:hanging="180"/>
      </w:pPr>
    </w:lvl>
    <w:lvl w:ilvl="6" w:tplc="0415000F" w:tentative="1">
      <w:start w:val="1"/>
      <w:numFmt w:val="decimal"/>
      <w:lvlText w:val="%7."/>
      <w:lvlJc w:val="left"/>
      <w:pPr>
        <w:ind w:left="5389" w:hanging="360"/>
      </w:pPr>
    </w:lvl>
    <w:lvl w:ilvl="7" w:tplc="04150019" w:tentative="1">
      <w:start w:val="1"/>
      <w:numFmt w:val="lowerLetter"/>
      <w:lvlText w:val="%8."/>
      <w:lvlJc w:val="left"/>
      <w:pPr>
        <w:ind w:left="6109" w:hanging="360"/>
      </w:pPr>
    </w:lvl>
    <w:lvl w:ilvl="8" w:tplc="0415001B" w:tentative="1">
      <w:start w:val="1"/>
      <w:numFmt w:val="lowerRoman"/>
      <w:lvlText w:val="%9."/>
      <w:lvlJc w:val="right"/>
      <w:pPr>
        <w:ind w:left="6829" w:hanging="180"/>
      </w:pPr>
    </w:lvl>
  </w:abstractNum>
  <w:abstractNum w:abstractNumId="21" w15:restartNumberingAfterBreak="0">
    <w:nsid w:val="2C4F12D6"/>
    <w:multiLevelType w:val="hybridMultilevel"/>
    <w:tmpl w:val="28546862"/>
    <w:lvl w:ilvl="0" w:tplc="4AF2A0CC">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22" w15:restartNumberingAfterBreak="0">
    <w:nsid w:val="2C8E7F48"/>
    <w:multiLevelType w:val="multilevel"/>
    <w:tmpl w:val="0FEADA0A"/>
    <w:lvl w:ilvl="0">
      <w:start w:val="1"/>
      <w:numFmt w:val="decimal"/>
      <w:lvlText w:val="%1."/>
      <w:lvlJc w:val="left"/>
      <w:pPr>
        <w:ind w:left="720" w:hanging="360"/>
      </w:pPr>
      <w:rPr>
        <w:rFonts w:ascii="Cambria" w:hAnsi="Cambria"/>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D111204"/>
    <w:multiLevelType w:val="multilevel"/>
    <w:tmpl w:val="24146630"/>
    <w:lvl w:ilvl="0">
      <w:start w:val="1"/>
      <w:numFmt w:val="lowerLetter"/>
      <w:lvlText w:val="%1)"/>
      <w:lvlJc w:val="left"/>
      <w:pPr>
        <w:ind w:left="786" w:hanging="360"/>
      </w:pPr>
    </w:lvl>
    <w:lvl w:ilvl="1">
      <w:start w:val="1"/>
      <w:numFmt w:val="decimal"/>
      <w:lvlText w:val="%2."/>
      <w:lvlJc w:val="left"/>
      <w:pPr>
        <w:ind w:left="1506" w:hanging="360"/>
      </w:pPr>
      <w:rPr>
        <w:rFonts w:cs="Calibri"/>
        <w:sz w:val="20"/>
        <w:szCs w:val="20"/>
      </w:rPr>
    </w:lvl>
    <w:lvl w:ilvl="2">
      <w:start w:val="1"/>
      <w:numFmt w:val="lowerRoman"/>
      <w:lvlText w:val="%3."/>
      <w:lvlJc w:val="right"/>
      <w:pPr>
        <w:ind w:left="2226" w:hanging="180"/>
      </w:pPr>
    </w:lvl>
    <w:lvl w:ilvl="3">
      <w:start w:val="1"/>
      <w:numFmt w:val="decimal"/>
      <w:lvlText w:val="%4."/>
      <w:lvlJc w:val="left"/>
      <w:pPr>
        <w:ind w:left="2946" w:hanging="360"/>
      </w:pPr>
      <w:rPr>
        <w:b w:val="0"/>
        <w:bCs/>
      </w:r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4" w15:restartNumberingAfterBreak="0">
    <w:nsid w:val="2E453E73"/>
    <w:multiLevelType w:val="hybridMultilevel"/>
    <w:tmpl w:val="24867D44"/>
    <w:lvl w:ilvl="0" w:tplc="A37C40A4">
      <w:start w:val="1"/>
      <w:numFmt w:val="lowerLetter"/>
      <w:lvlText w:val="%1)"/>
      <w:lvlJc w:val="left"/>
      <w:pPr>
        <w:ind w:left="786" w:hanging="360"/>
      </w:pPr>
      <w:rPr>
        <w:rFonts w:cs="Calibri"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25" w15:restartNumberingAfterBreak="0">
    <w:nsid w:val="32D67B41"/>
    <w:multiLevelType w:val="multilevel"/>
    <w:tmpl w:val="72163EA2"/>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6" w15:restartNumberingAfterBreak="0">
    <w:nsid w:val="35425E18"/>
    <w:multiLevelType w:val="hybridMultilevel"/>
    <w:tmpl w:val="2E8C28EA"/>
    <w:lvl w:ilvl="0" w:tplc="04150017">
      <w:start w:val="1"/>
      <w:numFmt w:val="lowerLetter"/>
      <w:lvlText w:val="%1)"/>
      <w:lvlJc w:val="left"/>
      <w:pPr>
        <w:ind w:left="1506" w:hanging="360"/>
      </w:pPr>
    </w:lvl>
    <w:lvl w:ilvl="1" w:tplc="04150019" w:tentative="1">
      <w:start w:val="1"/>
      <w:numFmt w:val="lowerLetter"/>
      <w:lvlText w:val="%2."/>
      <w:lvlJc w:val="left"/>
      <w:pPr>
        <w:ind w:left="2226" w:hanging="360"/>
      </w:pPr>
    </w:lvl>
    <w:lvl w:ilvl="2" w:tplc="0415001B" w:tentative="1">
      <w:start w:val="1"/>
      <w:numFmt w:val="lowerRoman"/>
      <w:lvlText w:val="%3."/>
      <w:lvlJc w:val="right"/>
      <w:pPr>
        <w:ind w:left="2946" w:hanging="180"/>
      </w:pPr>
    </w:lvl>
    <w:lvl w:ilvl="3" w:tplc="0415000F" w:tentative="1">
      <w:start w:val="1"/>
      <w:numFmt w:val="decimal"/>
      <w:lvlText w:val="%4."/>
      <w:lvlJc w:val="left"/>
      <w:pPr>
        <w:ind w:left="3666" w:hanging="360"/>
      </w:pPr>
    </w:lvl>
    <w:lvl w:ilvl="4" w:tplc="04150019" w:tentative="1">
      <w:start w:val="1"/>
      <w:numFmt w:val="lowerLetter"/>
      <w:lvlText w:val="%5."/>
      <w:lvlJc w:val="left"/>
      <w:pPr>
        <w:ind w:left="4386" w:hanging="360"/>
      </w:pPr>
    </w:lvl>
    <w:lvl w:ilvl="5" w:tplc="0415001B" w:tentative="1">
      <w:start w:val="1"/>
      <w:numFmt w:val="lowerRoman"/>
      <w:lvlText w:val="%6."/>
      <w:lvlJc w:val="right"/>
      <w:pPr>
        <w:ind w:left="5106" w:hanging="180"/>
      </w:pPr>
    </w:lvl>
    <w:lvl w:ilvl="6" w:tplc="0415000F" w:tentative="1">
      <w:start w:val="1"/>
      <w:numFmt w:val="decimal"/>
      <w:lvlText w:val="%7."/>
      <w:lvlJc w:val="left"/>
      <w:pPr>
        <w:ind w:left="5826" w:hanging="360"/>
      </w:pPr>
    </w:lvl>
    <w:lvl w:ilvl="7" w:tplc="04150019" w:tentative="1">
      <w:start w:val="1"/>
      <w:numFmt w:val="lowerLetter"/>
      <w:lvlText w:val="%8."/>
      <w:lvlJc w:val="left"/>
      <w:pPr>
        <w:ind w:left="6546" w:hanging="360"/>
      </w:pPr>
    </w:lvl>
    <w:lvl w:ilvl="8" w:tplc="0415001B" w:tentative="1">
      <w:start w:val="1"/>
      <w:numFmt w:val="lowerRoman"/>
      <w:lvlText w:val="%9."/>
      <w:lvlJc w:val="right"/>
      <w:pPr>
        <w:ind w:left="7266" w:hanging="180"/>
      </w:pPr>
    </w:lvl>
  </w:abstractNum>
  <w:abstractNum w:abstractNumId="27" w15:restartNumberingAfterBreak="0">
    <w:nsid w:val="354A2414"/>
    <w:multiLevelType w:val="hybridMultilevel"/>
    <w:tmpl w:val="04F8FA82"/>
    <w:lvl w:ilvl="0" w:tplc="C10201BC">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28" w15:restartNumberingAfterBreak="0">
    <w:nsid w:val="37F73F2D"/>
    <w:multiLevelType w:val="multilevel"/>
    <w:tmpl w:val="A38CC236"/>
    <w:lvl w:ilvl="0">
      <w:start w:val="1"/>
      <w:numFmt w:val="decimal"/>
      <w:lvlText w:val="%1."/>
      <w:lvlJc w:val="left"/>
      <w:pPr>
        <w:ind w:left="720" w:hanging="360"/>
      </w:pPr>
      <w:rPr>
        <w:rFonts w:cs="Calibri"/>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82F2C0F"/>
    <w:multiLevelType w:val="multilevel"/>
    <w:tmpl w:val="CA8CFA14"/>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0" w15:restartNumberingAfterBreak="0">
    <w:nsid w:val="39F709F8"/>
    <w:multiLevelType w:val="hybridMultilevel"/>
    <w:tmpl w:val="574465FE"/>
    <w:lvl w:ilvl="0" w:tplc="C9F203B4">
      <w:start w:val="1"/>
      <w:numFmt w:val="lowerLetter"/>
      <w:lvlText w:val="%1)"/>
      <w:lvlJc w:val="left"/>
      <w:pPr>
        <w:ind w:left="786" w:hanging="360"/>
      </w:pPr>
      <w:rPr>
        <w:rFonts w:asciiTheme="majorHAnsi" w:hAnsiTheme="majorHAnsi" w:cstheme="minorHAnsi" w:hint="default"/>
        <w:color w:val="000000"/>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31" w15:restartNumberingAfterBreak="0">
    <w:nsid w:val="3C583073"/>
    <w:multiLevelType w:val="multilevel"/>
    <w:tmpl w:val="B74EDB56"/>
    <w:lvl w:ilvl="0">
      <w:start w:val="1"/>
      <w:numFmt w:val="lowerLetter"/>
      <w:lvlText w:val="%1)"/>
      <w:lvlJc w:val="left"/>
      <w:pPr>
        <w:ind w:left="786" w:hanging="360"/>
      </w:pPr>
      <w:rPr>
        <w:rFonts w:ascii="Cambria" w:hAnsi="Cambria"/>
        <w:sz w:val="20"/>
        <w:szCs w:val="2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2" w15:restartNumberingAfterBreak="0">
    <w:nsid w:val="40345778"/>
    <w:multiLevelType w:val="multilevel"/>
    <w:tmpl w:val="C6AC3F8C"/>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3" w15:restartNumberingAfterBreak="0">
    <w:nsid w:val="42091999"/>
    <w:multiLevelType w:val="multilevel"/>
    <w:tmpl w:val="33E68CE0"/>
    <w:lvl w:ilvl="0">
      <w:start w:val="1"/>
      <w:numFmt w:val="lowerLetter"/>
      <w:lvlText w:val="%1)"/>
      <w:lvlJc w:val="left"/>
      <w:pPr>
        <w:ind w:left="786" w:hanging="360"/>
      </w:pPr>
    </w:lvl>
    <w:lvl w:ilvl="1">
      <w:start w:val="1"/>
      <w:numFmt w:val="decimal"/>
      <w:lvlText w:val="%2."/>
      <w:lvlJc w:val="left"/>
      <w:pPr>
        <w:ind w:left="1506" w:hanging="360"/>
      </w:pPr>
      <w:rPr>
        <w:rFonts w:cs="Calibri"/>
        <w:sz w:val="24"/>
      </w:rPr>
    </w:lvl>
    <w:lvl w:ilvl="2">
      <w:start w:val="1"/>
      <w:numFmt w:val="lowerRoman"/>
      <w:lvlText w:val="%3."/>
      <w:lvlJc w:val="right"/>
      <w:pPr>
        <w:ind w:left="2226" w:hanging="180"/>
      </w:pPr>
    </w:lvl>
    <w:lvl w:ilvl="3">
      <w:start w:val="1"/>
      <w:numFmt w:val="decimal"/>
      <w:lvlText w:val="%4."/>
      <w:lvlJc w:val="left"/>
      <w:pPr>
        <w:ind w:left="2946" w:hanging="360"/>
      </w:pPr>
      <w:rPr>
        <w:b w:val="0"/>
        <w:bCs/>
      </w:r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4" w15:restartNumberingAfterBreak="0">
    <w:nsid w:val="460A1E61"/>
    <w:multiLevelType w:val="hybridMultilevel"/>
    <w:tmpl w:val="F7981AA8"/>
    <w:lvl w:ilvl="0" w:tplc="B5561E62">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49A63643"/>
    <w:multiLevelType w:val="hybridMultilevel"/>
    <w:tmpl w:val="90C8E46A"/>
    <w:lvl w:ilvl="0" w:tplc="B0DA3F22">
      <w:start w:val="1"/>
      <w:numFmt w:val="lowerLetter"/>
      <w:lvlText w:val="%1)"/>
      <w:lvlJc w:val="left"/>
      <w:pPr>
        <w:ind w:left="786" w:hanging="360"/>
      </w:pPr>
      <w:rPr>
        <w:rFonts w:cs="Calibri" w:hint="default"/>
        <w:color w:val="00000A"/>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36" w15:restartNumberingAfterBreak="0">
    <w:nsid w:val="4AC409F4"/>
    <w:multiLevelType w:val="multilevel"/>
    <w:tmpl w:val="FA0E9EE4"/>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7" w15:restartNumberingAfterBreak="0">
    <w:nsid w:val="4AFC648F"/>
    <w:multiLevelType w:val="multilevel"/>
    <w:tmpl w:val="3192FB3E"/>
    <w:lvl w:ilvl="0">
      <w:start w:val="1"/>
      <w:numFmt w:val="decimal"/>
      <w:lvlText w:val="%1."/>
      <w:lvlJc w:val="left"/>
      <w:pPr>
        <w:ind w:left="720" w:hanging="360"/>
      </w:pPr>
      <w:rPr>
        <w:rFonts w:asciiTheme="majorHAnsi" w:hAnsiTheme="majorHAnsi" w:cs="Calibri"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EB41381"/>
    <w:multiLevelType w:val="multilevel"/>
    <w:tmpl w:val="D3C4A39C"/>
    <w:lvl w:ilvl="0">
      <w:start w:val="1"/>
      <w:numFmt w:val="lowerLetter"/>
      <w:lvlText w:val="%1)"/>
      <w:lvlJc w:val="left"/>
      <w:pPr>
        <w:ind w:left="2700" w:hanging="360"/>
      </w:p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39" w15:restartNumberingAfterBreak="0">
    <w:nsid w:val="507C79EB"/>
    <w:multiLevelType w:val="multilevel"/>
    <w:tmpl w:val="DA56C150"/>
    <w:lvl w:ilvl="0">
      <w:start w:val="1"/>
      <w:numFmt w:val="decimal"/>
      <w:lvlText w:val="%1."/>
      <w:lvlJc w:val="left"/>
      <w:pPr>
        <w:ind w:left="720" w:hanging="360"/>
      </w:pPr>
      <w:rPr>
        <w:rFonts w:asciiTheme="majorHAnsi" w:hAnsiTheme="majorHAnsi" w:cs="Calibri"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0E41201"/>
    <w:multiLevelType w:val="multilevel"/>
    <w:tmpl w:val="D4F2C5B6"/>
    <w:lvl w:ilvl="0">
      <w:start w:val="1"/>
      <w:numFmt w:val="decimal"/>
      <w:lvlText w:val="%1."/>
      <w:lvlJc w:val="left"/>
      <w:pPr>
        <w:tabs>
          <w:tab w:val="num" w:pos="720"/>
        </w:tabs>
        <w:ind w:left="720" w:hanging="360"/>
      </w:pPr>
      <w:rPr>
        <w:rFonts w:ascii="Cambria" w:eastAsia="Times New Roman" w:hAnsi="Cambria" w:cs="Times New Roman"/>
      </w:r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rPr>
        <w:rFonts w:ascii="Cambria" w:hAnsi="Cambria" w:hint="default"/>
        <w:sz w:val="24"/>
        <w:szCs w:val="24"/>
      </w:rPr>
    </w:lvl>
    <w:lvl w:ilvl="3">
      <w:start w:val="1"/>
      <w:numFmt w:val="decimal"/>
      <w:lvlText w:val="%4."/>
      <w:lvlJc w:val="left"/>
      <w:pPr>
        <w:tabs>
          <w:tab w:val="num" w:pos="2880"/>
        </w:tabs>
        <w:ind w:left="2880" w:hanging="360"/>
      </w:pPr>
      <w:rPr>
        <w:rFonts w:ascii="Cambria" w:hAnsi="Cambria" w:hint="default"/>
        <w:sz w:val="24"/>
        <w:szCs w:val="24"/>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51DF0F86"/>
    <w:multiLevelType w:val="multilevel"/>
    <w:tmpl w:val="7940166C"/>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2" w15:restartNumberingAfterBreak="0">
    <w:nsid w:val="523C0743"/>
    <w:multiLevelType w:val="multilevel"/>
    <w:tmpl w:val="788E7846"/>
    <w:lvl w:ilvl="0">
      <w:start w:val="1"/>
      <w:numFmt w:val="decimal"/>
      <w:lvlText w:val="%1."/>
      <w:lvlJc w:val="left"/>
      <w:pPr>
        <w:ind w:left="720" w:hanging="360"/>
      </w:pPr>
      <w:rPr>
        <w:rFonts w:asciiTheme="majorHAnsi" w:hAnsiTheme="majorHAnsi" w:cs="Calibri"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3133C39"/>
    <w:multiLevelType w:val="hybridMultilevel"/>
    <w:tmpl w:val="00DEB17A"/>
    <w:lvl w:ilvl="0" w:tplc="1BDC4FF6">
      <w:start w:val="1"/>
      <w:numFmt w:val="decimal"/>
      <w:lvlText w:val="%1."/>
      <w:lvlJc w:val="left"/>
      <w:pPr>
        <w:ind w:left="720" w:hanging="360"/>
      </w:pPr>
      <w:rPr>
        <w:rFonts w:ascii="Cambria" w:hAnsi="Cambria" w:cs="Calibri"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4" w15:restartNumberingAfterBreak="0">
    <w:nsid w:val="57036290"/>
    <w:multiLevelType w:val="multilevel"/>
    <w:tmpl w:val="A22E5DE0"/>
    <w:lvl w:ilvl="0">
      <w:start w:val="1"/>
      <w:numFmt w:val="lowerLetter"/>
      <w:lvlText w:val="%1)"/>
      <w:lvlJc w:val="left"/>
      <w:pPr>
        <w:ind w:left="720" w:hanging="360"/>
      </w:pPr>
      <w:rPr>
        <w:rFonts w:ascii="Cambria" w:hAnsi="Cambria"/>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79E1ACD"/>
    <w:multiLevelType w:val="hybridMultilevel"/>
    <w:tmpl w:val="B02E61F6"/>
    <w:lvl w:ilvl="0" w:tplc="F036EEBE">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46" w15:restartNumberingAfterBreak="0">
    <w:nsid w:val="581867B3"/>
    <w:multiLevelType w:val="hybridMultilevel"/>
    <w:tmpl w:val="2DC2D87A"/>
    <w:lvl w:ilvl="0" w:tplc="50DA278A">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47" w15:restartNumberingAfterBreak="0">
    <w:nsid w:val="5B510493"/>
    <w:multiLevelType w:val="multilevel"/>
    <w:tmpl w:val="60C85474"/>
    <w:lvl w:ilvl="0">
      <w:start w:val="1"/>
      <w:numFmt w:val="lowerLetter"/>
      <w:lvlText w:val="%1)"/>
      <w:lvlJc w:val="left"/>
      <w:pPr>
        <w:ind w:left="786" w:hanging="360"/>
      </w:pPr>
    </w:lvl>
    <w:lvl w:ilvl="1">
      <w:start w:val="1"/>
      <w:numFmt w:val="decimal"/>
      <w:lvlText w:val="%2."/>
      <w:lvlJc w:val="left"/>
      <w:pPr>
        <w:ind w:left="1506" w:hanging="360"/>
      </w:pPr>
      <w:rPr>
        <w:rFonts w:cs="Calibri"/>
        <w:sz w:val="20"/>
        <w:szCs w:val="20"/>
      </w:r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8" w15:restartNumberingAfterBreak="0">
    <w:nsid w:val="5CBC6BFD"/>
    <w:multiLevelType w:val="hybridMultilevel"/>
    <w:tmpl w:val="0186F1D6"/>
    <w:lvl w:ilvl="0" w:tplc="E6E6A6FE">
      <w:start w:val="1"/>
      <w:numFmt w:val="lowerLetter"/>
      <w:lvlText w:val="%1)"/>
      <w:lvlJc w:val="left"/>
      <w:pPr>
        <w:ind w:left="1080" w:hanging="360"/>
      </w:pPr>
      <w:rPr>
        <w:rFonts w:ascii="Times New Roman" w:hAnsi="Times New Roman" w:cs="Times New Roman" w:hint="default"/>
      </w:rPr>
    </w:lvl>
    <w:lvl w:ilvl="1" w:tplc="35009CB4">
      <w:start w:val="1"/>
      <w:numFmt w:val="decimal"/>
      <w:lvlText w:val="%2."/>
      <w:lvlJc w:val="left"/>
      <w:pPr>
        <w:tabs>
          <w:tab w:val="num" w:pos="1800"/>
        </w:tabs>
        <w:ind w:left="1800" w:hanging="360"/>
      </w:pPr>
      <w:rPr>
        <w:rFonts w:ascii="Cambria" w:hAnsi="Cambria" w:cs="Calibri" w:hint="default"/>
      </w:rPr>
    </w:lvl>
    <w:lvl w:ilvl="2" w:tplc="04150019">
      <w:start w:val="1"/>
      <w:numFmt w:val="lowerLetter"/>
      <w:lvlText w:val="%3."/>
      <w:lvlJc w:val="left"/>
      <w:pPr>
        <w:ind w:left="2700" w:hanging="360"/>
      </w:pPr>
      <w:rPr>
        <w:rFonts w:hint="default"/>
        <w:b w:val="0"/>
        <w:sz w:val="24"/>
        <w:szCs w:val="24"/>
      </w:rPr>
    </w:lvl>
    <w:lvl w:ilvl="3" w:tplc="B83C6608">
      <w:start w:val="1"/>
      <w:numFmt w:val="decimal"/>
      <w:lvlText w:val="%4."/>
      <w:lvlJc w:val="left"/>
      <w:pPr>
        <w:ind w:left="3240" w:hanging="360"/>
      </w:pPr>
      <w:rPr>
        <w:rFonts w:ascii="Calibri" w:hAnsi="Calibri" w:cs="Calibri" w:hint="default"/>
      </w:rPr>
    </w:lvl>
    <w:lvl w:ilvl="4" w:tplc="04150019">
      <w:start w:val="1"/>
      <w:numFmt w:val="lowerLetter"/>
      <w:lvlText w:val="%5."/>
      <w:lvlJc w:val="left"/>
      <w:pPr>
        <w:ind w:left="3960" w:hanging="360"/>
      </w:pPr>
      <w:rPr>
        <w:rFonts w:ascii="Times New Roman" w:hAnsi="Times New Roman" w:cs="Times New Roman"/>
      </w:rPr>
    </w:lvl>
    <w:lvl w:ilvl="5" w:tplc="0415001B">
      <w:start w:val="1"/>
      <w:numFmt w:val="lowerRoman"/>
      <w:lvlText w:val="%6."/>
      <w:lvlJc w:val="right"/>
      <w:pPr>
        <w:ind w:left="4680" w:hanging="180"/>
      </w:pPr>
      <w:rPr>
        <w:rFonts w:ascii="Times New Roman" w:hAnsi="Times New Roman" w:cs="Times New Roman"/>
      </w:rPr>
    </w:lvl>
    <w:lvl w:ilvl="6" w:tplc="0415000F">
      <w:start w:val="1"/>
      <w:numFmt w:val="decimal"/>
      <w:lvlText w:val="%7."/>
      <w:lvlJc w:val="left"/>
      <w:pPr>
        <w:ind w:left="5400" w:hanging="360"/>
      </w:pPr>
      <w:rPr>
        <w:rFonts w:ascii="Times New Roman" w:hAnsi="Times New Roman" w:cs="Times New Roman"/>
      </w:rPr>
    </w:lvl>
    <w:lvl w:ilvl="7" w:tplc="04150019">
      <w:start w:val="1"/>
      <w:numFmt w:val="lowerLetter"/>
      <w:lvlText w:val="%8."/>
      <w:lvlJc w:val="left"/>
      <w:pPr>
        <w:ind w:left="6120" w:hanging="360"/>
      </w:pPr>
      <w:rPr>
        <w:rFonts w:ascii="Times New Roman" w:hAnsi="Times New Roman" w:cs="Times New Roman"/>
      </w:rPr>
    </w:lvl>
    <w:lvl w:ilvl="8" w:tplc="0415001B">
      <w:start w:val="1"/>
      <w:numFmt w:val="lowerRoman"/>
      <w:lvlText w:val="%9."/>
      <w:lvlJc w:val="right"/>
      <w:pPr>
        <w:ind w:left="6840" w:hanging="180"/>
      </w:pPr>
      <w:rPr>
        <w:rFonts w:ascii="Times New Roman" w:hAnsi="Times New Roman" w:cs="Times New Roman"/>
      </w:rPr>
    </w:lvl>
  </w:abstractNum>
  <w:abstractNum w:abstractNumId="49" w15:restartNumberingAfterBreak="0">
    <w:nsid w:val="60FB41B5"/>
    <w:multiLevelType w:val="multilevel"/>
    <w:tmpl w:val="1DA46F16"/>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50" w15:restartNumberingAfterBreak="0">
    <w:nsid w:val="618C0ED0"/>
    <w:multiLevelType w:val="hybridMultilevel"/>
    <w:tmpl w:val="9D568958"/>
    <w:lvl w:ilvl="0" w:tplc="04150011">
      <w:start w:val="1"/>
      <w:numFmt w:val="decimal"/>
      <w:lvlText w:val="%1)"/>
      <w:lvlJc w:val="left"/>
      <w:pPr>
        <w:ind w:left="720" w:hanging="360"/>
      </w:pPr>
    </w:lvl>
    <w:lvl w:ilvl="1" w:tplc="0415000F">
      <w:start w:val="1"/>
      <w:numFmt w:val="decimal"/>
      <w:lvlText w:val="%2."/>
      <w:lvlJc w:val="left"/>
      <w:pPr>
        <w:ind w:left="1440" w:hanging="360"/>
      </w:pPr>
    </w:lvl>
    <w:lvl w:ilvl="2" w:tplc="6242E208">
      <w:start w:val="1"/>
      <w:numFmt w:val="lowerLetter"/>
      <w:lvlText w:val="%3)"/>
      <w:lvlJc w:val="left"/>
      <w:pPr>
        <w:ind w:left="2340" w:hanging="360"/>
      </w:pPr>
      <w:rPr>
        <w:rFonts w:hint="default"/>
      </w:r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1" w15:restartNumberingAfterBreak="0">
    <w:nsid w:val="63F31ECC"/>
    <w:multiLevelType w:val="hybridMultilevel"/>
    <w:tmpl w:val="F6E8D750"/>
    <w:lvl w:ilvl="0" w:tplc="301CF10C">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52" w15:restartNumberingAfterBreak="0">
    <w:nsid w:val="64113AF1"/>
    <w:multiLevelType w:val="multilevel"/>
    <w:tmpl w:val="8EC0DCE4"/>
    <w:lvl w:ilvl="0">
      <w:start w:val="1"/>
      <w:numFmt w:val="decimal"/>
      <w:lvlText w:val="%1."/>
      <w:lvlJc w:val="left"/>
      <w:pPr>
        <w:ind w:left="720" w:hanging="360"/>
      </w:pPr>
      <w:rPr>
        <w:rFonts w:ascii="Cambria" w:hAnsi="Cambria" w:cs="Calibri"/>
        <w:b w:val="0"/>
        <w:bCs/>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9FD66ED"/>
    <w:multiLevelType w:val="multilevel"/>
    <w:tmpl w:val="02281830"/>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Letter"/>
      <w:lvlText w:val="%3)"/>
      <w:lvlJc w:val="left"/>
      <w:pPr>
        <w:ind w:left="2586" w:hanging="180"/>
      </w:pPr>
    </w:lvl>
    <w:lvl w:ilvl="3">
      <w:start w:val="1"/>
      <w:numFmt w:val="decimal"/>
      <w:lvlText w:val="%4."/>
      <w:lvlJc w:val="left"/>
      <w:pPr>
        <w:ind w:left="3306" w:hanging="360"/>
      </w:pPr>
      <w:rPr>
        <w:rFonts w:cs="Calibri"/>
        <w:sz w:val="20"/>
        <w:szCs w:val="20"/>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4" w15:restartNumberingAfterBreak="0">
    <w:nsid w:val="6B4031B6"/>
    <w:multiLevelType w:val="multilevel"/>
    <w:tmpl w:val="9F3C54A8"/>
    <w:lvl w:ilvl="0">
      <w:start w:val="1"/>
      <w:numFmt w:val="lowerLetter"/>
      <w:lvlText w:val="%1)"/>
      <w:lvlJc w:val="left"/>
      <w:pPr>
        <w:ind w:left="1866" w:hanging="360"/>
      </w:pPr>
      <w:rPr>
        <w:rFonts w:cs="Calibri"/>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CF54CEB"/>
    <w:multiLevelType w:val="hybridMultilevel"/>
    <w:tmpl w:val="DDD4CF88"/>
    <w:lvl w:ilvl="0" w:tplc="35B4CA5C">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56" w15:restartNumberingAfterBreak="0">
    <w:nsid w:val="6EA27A24"/>
    <w:multiLevelType w:val="hybridMultilevel"/>
    <w:tmpl w:val="3D8A6312"/>
    <w:lvl w:ilvl="0" w:tplc="04150017">
      <w:start w:val="1"/>
      <w:numFmt w:val="lowerLetter"/>
      <w:lvlText w:val="%1)"/>
      <w:lvlJc w:val="left"/>
      <w:pPr>
        <w:ind w:left="720" w:hanging="360"/>
      </w:pPr>
    </w:lvl>
    <w:lvl w:ilvl="1" w:tplc="04150017">
      <w:start w:val="1"/>
      <w:numFmt w:val="lowerLetter"/>
      <w:lvlText w:val="%2)"/>
      <w:lvlJc w:val="left"/>
      <w:pPr>
        <w:ind w:left="1440" w:hanging="360"/>
      </w:pPr>
    </w:lvl>
    <w:lvl w:ilvl="2" w:tplc="2356FCCA">
      <w:start w:val="1"/>
      <w:numFmt w:val="decimal"/>
      <w:lvlText w:val="%3."/>
      <w:lvlJc w:val="left"/>
      <w:pPr>
        <w:ind w:left="2685" w:hanging="705"/>
      </w:pPr>
      <w:rPr>
        <w:rFonts w:hint="default"/>
      </w:r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7" w15:restartNumberingAfterBreak="0">
    <w:nsid w:val="6F35027C"/>
    <w:multiLevelType w:val="hybridMultilevel"/>
    <w:tmpl w:val="87D6A46C"/>
    <w:lvl w:ilvl="0" w:tplc="51849DC4">
      <w:start w:val="1"/>
      <w:numFmt w:val="decimal"/>
      <w:lvlText w:val="%1."/>
      <w:lvlJc w:val="left"/>
      <w:pPr>
        <w:ind w:left="720" w:hanging="360"/>
      </w:pPr>
      <w:rPr>
        <w:rFonts w:ascii="Cambria" w:hAnsi="Cambria" w:cstheme="minorHAnsi"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8" w15:restartNumberingAfterBreak="0">
    <w:nsid w:val="6F8E7C0E"/>
    <w:multiLevelType w:val="multilevel"/>
    <w:tmpl w:val="D702E8C6"/>
    <w:lvl w:ilvl="0">
      <w:start w:val="1"/>
      <w:numFmt w:val="decimal"/>
      <w:lvlText w:val="%1."/>
      <w:lvlJc w:val="left"/>
      <w:pPr>
        <w:ind w:left="720" w:hanging="360"/>
      </w:pPr>
      <w:rPr>
        <w:rFonts w:asciiTheme="majorHAnsi" w:hAnsiTheme="majorHAnsi"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735A0A48"/>
    <w:multiLevelType w:val="hybridMultilevel"/>
    <w:tmpl w:val="4016FF74"/>
    <w:lvl w:ilvl="0" w:tplc="4D6A6FD2">
      <w:start w:val="1"/>
      <w:numFmt w:val="lowerLetter"/>
      <w:lvlText w:val="%1)"/>
      <w:lvlJc w:val="left"/>
      <w:pPr>
        <w:ind w:left="786" w:hanging="360"/>
      </w:pPr>
      <w:rPr>
        <w:rFonts w:hint="default"/>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60" w15:restartNumberingAfterBreak="0">
    <w:nsid w:val="73EB53BC"/>
    <w:multiLevelType w:val="multilevel"/>
    <w:tmpl w:val="A1222216"/>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1" w15:restartNumberingAfterBreak="0">
    <w:nsid w:val="76851FE1"/>
    <w:multiLevelType w:val="multilevel"/>
    <w:tmpl w:val="796491F0"/>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62" w15:restartNumberingAfterBreak="0">
    <w:nsid w:val="780B1856"/>
    <w:multiLevelType w:val="multilevel"/>
    <w:tmpl w:val="60283AA8"/>
    <w:lvl w:ilvl="0">
      <w:start w:val="1"/>
      <w:numFmt w:val="decimal"/>
      <w:lvlText w:val="%1."/>
      <w:lvlJc w:val="left"/>
      <w:pPr>
        <w:tabs>
          <w:tab w:val="num" w:pos="720"/>
        </w:tabs>
        <w:ind w:left="720" w:hanging="360"/>
      </w:pPr>
    </w:lvl>
    <w:lvl w:ilvl="1">
      <w:start w:val="1"/>
      <w:numFmt w:val="lowerLetter"/>
      <w:lvlText w:val="%2)"/>
      <w:lvlJc w:val="left"/>
      <w:pPr>
        <w:tabs>
          <w:tab w:val="num" w:pos="1211"/>
        </w:tabs>
        <w:ind w:left="1211" w:hanging="360"/>
      </w:pPr>
      <w:rPr>
        <w:rFonts w:asciiTheme="majorHAnsi" w:hAnsiTheme="majorHAnsi" w:hint="default"/>
        <w:sz w:val="20"/>
        <w:szCs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78EA6C4A"/>
    <w:multiLevelType w:val="multilevel"/>
    <w:tmpl w:val="33E68CE0"/>
    <w:lvl w:ilvl="0">
      <w:start w:val="1"/>
      <w:numFmt w:val="lowerLetter"/>
      <w:lvlText w:val="%1)"/>
      <w:lvlJc w:val="left"/>
      <w:pPr>
        <w:ind w:left="786" w:hanging="360"/>
      </w:pPr>
    </w:lvl>
    <w:lvl w:ilvl="1">
      <w:start w:val="1"/>
      <w:numFmt w:val="decimal"/>
      <w:lvlText w:val="%2."/>
      <w:lvlJc w:val="left"/>
      <w:pPr>
        <w:ind w:left="1506" w:hanging="360"/>
      </w:pPr>
      <w:rPr>
        <w:rFonts w:cs="Calibri"/>
        <w:sz w:val="24"/>
      </w:rPr>
    </w:lvl>
    <w:lvl w:ilvl="2">
      <w:start w:val="1"/>
      <w:numFmt w:val="lowerRoman"/>
      <w:lvlText w:val="%3."/>
      <w:lvlJc w:val="right"/>
      <w:pPr>
        <w:ind w:left="2226" w:hanging="180"/>
      </w:pPr>
    </w:lvl>
    <w:lvl w:ilvl="3">
      <w:start w:val="1"/>
      <w:numFmt w:val="decimal"/>
      <w:lvlText w:val="%4."/>
      <w:lvlJc w:val="left"/>
      <w:pPr>
        <w:ind w:left="2946" w:hanging="360"/>
      </w:pPr>
      <w:rPr>
        <w:b w:val="0"/>
        <w:bCs/>
      </w:r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4" w15:restartNumberingAfterBreak="0">
    <w:nsid w:val="7A65530B"/>
    <w:multiLevelType w:val="hybridMultilevel"/>
    <w:tmpl w:val="EC7CD3E2"/>
    <w:lvl w:ilvl="0" w:tplc="41EA4294">
      <w:start w:val="1"/>
      <w:numFmt w:val="lowerLetter"/>
      <w:lvlText w:val="%1)"/>
      <w:lvlJc w:val="left"/>
      <w:pPr>
        <w:ind w:left="786" w:hanging="360"/>
      </w:pPr>
      <w:rPr>
        <w:rFonts w:cs="Calibri" w:hint="default"/>
        <w:b w:val="0"/>
        <w:bCs/>
        <w:color w:val="00000A"/>
      </w:rPr>
    </w:lvl>
    <w:lvl w:ilvl="1" w:tplc="04150019" w:tentative="1">
      <w:start w:val="1"/>
      <w:numFmt w:val="lowerLetter"/>
      <w:lvlText w:val="%2."/>
      <w:lvlJc w:val="left"/>
      <w:pPr>
        <w:ind w:left="1506" w:hanging="360"/>
      </w:pPr>
    </w:lvl>
    <w:lvl w:ilvl="2" w:tplc="0415001B" w:tentative="1">
      <w:start w:val="1"/>
      <w:numFmt w:val="lowerRoman"/>
      <w:lvlText w:val="%3."/>
      <w:lvlJc w:val="right"/>
      <w:pPr>
        <w:ind w:left="2226" w:hanging="180"/>
      </w:pPr>
    </w:lvl>
    <w:lvl w:ilvl="3" w:tplc="0415000F" w:tentative="1">
      <w:start w:val="1"/>
      <w:numFmt w:val="decimal"/>
      <w:lvlText w:val="%4."/>
      <w:lvlJc w:val="left"/>
      <w:pPr>
        <w:ind w:left="2946" w:hanging="360"/>
      </w:pPr>
    </w:lvl>
    <w:lvl w:ilvl="4" w:tplc="04150019" w:tentative="1">
      <w:start w:val="1"/>
      <w:numFmt w:val="lowerLetter"/>
      <w:lvlText w:val="%5."/>
      <w:lvlJc w:val="left"/>
      <w:pPr>
        <w:ind w:left="3666" w:hanging="360"/>
      </w:pPr>
    </w:lvl>
    <w:lvl w:ilvl="5" w:tplc="0415001B" w:tentative="1">
      <w:start w:val="1"/>
      <w:numFmt w:val="lowerRoman"/>
      <w:lvlText w:val="%6."/>
      <w:lvlJc w:val="right"/>
      <w:pPr>
        <w:ind w:left="4386" w:hanging="180"/>
      </w:pPr>
    </w:lvl>
    <w:lvl w:ilvl="6" w:tplc="0415000F" w:tentative="1">
      <w:start w:val="1"/>
      <w:numFmt w:val="decimal"/>
      <w:lvlText w:val="%7."/>
      <w:lvlJc w:val="left"/>
      <w:pPr>
        <w:ind w:left="5106" w:hanging="360"/>
      </w:pPr>
    </w:lvl>
    <w:lvl w:ilvl="7" w:tplc="04150019" w:tentative="1">
      <w:start w:val="1"/>
      <w:numFmt w:val="lowerLetter"/>
      <w:lvlText w:val="%8."/>
      <w:lvlJc w:val="left"/>
      <w:pPr>
        <w:ind w:left="5826" w:hanging="360"/>
      </w:pPr>
    </w:lvl>
    <w:lvl w:ilvl="8" w:tplc="0415001B" w:tentative="1">
      <w:start w:val="1"/>
      <w:numFmt w:val="lowerRoman"/>
      <w:lvlText w:val="%9."/>
      <w:lvlJc w:val="right"/>
      <w:pPr>
        <w:ind w:left="6546" w:hanging="180"/>
      </w:pPr>
    </w:lvl>
  </w:abstractNum>
  <w:abstractNum w:abstractNumId="65" w15:restartNumberingAfterBreak="0">
    <w:nsid w:val="7AC400BC"/>
    <w:multiLevelType w:val="multilevel"/>
    <w:tmpl w:val="51BABC32"/>
    <w:lvl w:ilvl="0">
      <w:start w:val="1"/>
      <w:numFmt w:val="decimal"/>
      <w:lvlText w:val="%1."/>
      <w:lvlJc w:val="left"/>
      <w:pPr>
        <w:ind w:left="720" w:hanging="360"/>
      </w:pPr>
      <w:rPr>
        <w:rFonts w:asciiTheme="majorHAnsi" w:hAnsiTheme="majorHAnsi" w:hint="default"/>
        <w:sz w:val="20"/>
        <w:szCs w:val="20"/>
        <w:lang w:val="en-G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7EF55F75"/>
    <w:multiLevelType w:val="multilevel"/>
    <w:tmpl w:val="A1222216"/>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7" w15:restartNumberingAfterBreak="0">
    <w:nsid w:val="7F08178B"/>
    <w:multiLevelType w:val="hybridMultilevel"/>
    <w:tmpl w:val="8EF269E8"/>
    <w:lvl w:ilvl="0" w:tplc="7E700B8E">
      <w:start w:val="1"/>
      <w:numFmt w:val="decimal"/>
      <w:lvlText w:val="%1."/>
      <w:lvlJc w:val="left"/>
      <w:pPr>
        <w:ind w:left="720" w:hanging="360"/>
      </w:pPr>
      <w:rPr>
        <w:rFonts w:ascii="Cambria" w:hAnsi="Cambria" w:cs="Calibri"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
  </w:num>
  <w:num w:numId="2">
    <w:abstractNumId w:val="11"/>
  </w:num>
  <w:num w:numId="3">
    <w:abstractNumId w:val="37"/>
  </w:num>
  <w:num w:numId="4">
    <w:abstractNumId w:val="36"/>
  </w:num>
  <w:num w:numId="5">
    <w:abstractNumId w:val="66"/>
  </w:num>
  <w:num w:numId="6">
    <w:abstractNumId w:val="28"/>
  </w:num>
  <w:num w:numId="7">
    <w:abstractNumId w:val="29"/>
  </w:num>
  <w:num w:numId="8">
    <w:abstractNumId w:val="23"/>
  </w:num>
  <w:num w:numId="9">
    <w:abstractNumId w:val="42"/>
  </w:num>
  <w:num w:numId="10">
    <w:abstractNumId w:val="58"/>
  </w:num>
  <w:num w:numId="11">
    <w:abstractNumId w:val="49"/>
  </w:num>
  <w:num w:numId="12">
    <w:abstractNumId w:val="12"/>
  </w:num>
  <w:num w:numId="13">
    <w:abstractNumId w:val="65"/>
  </w:num>
  <w:num w:numId="14">
    <w:abstractNumId w:val="38"/>
  </w:num>
  <w:num w:numId="15">
    <w:abstractNumId w:val="2"/>
  </w:num>
  <w:num w:numId="16">
    <w:abstractNumId w:val="35"/>
  </w:num>
  <w:num w:numId="17">
    <w:abstractNumId w:val="24"/>
  </w:num>
  <w:num w:numId="18">
    <w:abstractNumId w:val="10"/>
  </w:num>
  <w:num w:numId="19">
    <w:abstractNumId w:val="46"/>
  </w:num>
  <w:num w:numId="20">
    <w:abstractNumId w:val="9"/>
  </w:num>
  <w:num w:numId="21">
    <w:abstractNumId w:val="21"/>
  </w:num>
  <w:num w:numId="22">
    <w:abstractNumId w:val="64"/>
  </w:num>
  <w:num w:numId="23">
    <w:abstractNumId w:val="20"/>
  </w:num>
  <w:num w:numId="24">
    <w:abstractNumId w:val="15"/>
  </w:num>
  <w:num w:numId="25">
    <w:abstractNumId w:val="39"/>
  </w:num>
  <w:num w:numId="26">
    <w:abstractNumId w:val="62"/>
  </w:num>
  <w:num w:numId="27">
    <w:abstractNumId w:val="60"/>
  </w:num>
  <w:num w:numId="28">
    <w:abstractNumId w:val="6"/>
  </w:num>
  <w:num w:numId="29">
    <w:abstractNumId w:val="59"/>
  </w:num>
  <w:num w:numId="30">
    <w:abstractNumId w:val="55"/>
  </w:num>
  <w:num w:numId="31">
    <w:abstractNumId w:val="3"/>
  </w:num>
  <w:num w:numId="32">
    <w:abstractNumId w:val="16"/>
  </w:num>
  <w:num w:numId="33">
    <w:abstractNumId w:val="53"/>
  </w:num>
  <w:num w:numId="34">
    <w:abstractNumId w:val="32"/>
  </w:num>
  <w:num w:numId="35">
    <w:abstractNumId w:val="25"/>
  </w:num>
  <w:num w:numId="36">
    <w:abstractNumId w:val="54"/>
  </w:num>
  <w:num w:numId="37">
    <w:abstractNumId w:val="33"/>
  </w:num>
  <w:num w:numId="38">
    <w:abstractNumId w:val="18"/>
  </w:num>
  <w:num w:numId="39">
    <w:abstractNumId w:val="47"/>
  </w:num>
  <w:num w:numId="40">
    <w:abstractNumId w:val="26"/>
  </w:num>
  <w:num w:numId="41">
    <w:abstractNumId w:val="5"/>
  </w:num>
  <w:num w:numId="42">
    <w:abstractNumId w:val="43"/>
  </w:num>
  <w:num w:numId="43">
    <w:abstractNumId w:val="52"/>
  </w:num>
  <w:num w:numId="44">
    <w:abstractNumId w:val="40"/>
  </w:num>
  <w:num w:numId="45">
    <w:abstractNumId w:val="7"/>
  </w:num>
  <w:num w:numId="46">
    <w:abstractNumId w:val="30"/>
  </w:num>
  <w:num w:numId="47">
    <w:abstractNumId w:val="41"/>
  </w:num>
  <w:num w:numId="48">
    <w:abstractNumId w:val="44"/>
  </w:num>
  <w:num w:numId="49">
    <w:abstractNumId w:val="31"/>
  </w:num>
  <w:num w:numId="50">
    <w:abstractNumId w:val="17"/>
  </w:num>
  <w:num w:numId="51">
    <w:abstractNumId w:val="51"/>
  </w:num>
  <w:num w:numId="52">
    <w:abstractNumId w:val="45"/>
  </w:num>
  <w:num w:numId="53">
    <w:abstractNumId w:val="14"/>
  </w:num>
  <w:num w:numId="54">
    <w:abstractNumId w:val="27"/>
  </w:num>
  <w:num w:numId="55">
    <w:abstractNumId w:val="13"/>
  </w:num>
  <w:num w:numId="56">
    <w:abstractNumId w:val="63"/>
  </w:num>
  <w:num w:numId="57">
    <w:abstractNumId w:val="50"/>
  </w:num>
  <w:num w:numId="58">
    <w:abstractNumId w:val="57"/>
  </w:num>
  <w:num w:numId="59">
    <w:abstractNumId w:val="22"/>
  </w:num>
  <w:num w:numId="60">
    <w:abstractNumId w:val="61"/>
  </w:num>
  <w:num w:numId="61">
    <w:abstractNumId w:val="4"/>
  </w:num>
  <w:num w:numId="62">
    <w:abstractNumId w:val="67"/>
  </w:num>
  <w:num w:numId="63">
    <w:abstractNumId w:val="48"/>
  </w:num>
  <w:num w:numId="64">
    <w:abstractNumId w:val="0"/>
  </w:num>
  <w:num w:numId="65">
    <w:abstractNumId w:val="34"/>
  </w:num>
  <w:num w:numId="66">
    <w:abstractNumId w:val="19"/>
  </w:num>
  <w:num w:numId="67">
    <w:abstractNumId w:val="56"/>
  </w:num>
  <w:num w:numId="68">
    <w:abstractNumId w:val="8"/>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am Piątek">
    <w15:presenceInfo w15:providerId="Windows Live" w15:userId="45b4cf65858c5d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Formattin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03A"/>
    <w:rsid w:val="00000EB4"/>
    <w:rsid w:val="00002EFA"/>
    <w:rsid w:val="00003E83"/>
    <w:rsid w:val="00012DB8"/>
    <w:rsid w:val="00013F87"/>
    <w:rsid w:val="0001580F"/>
    <w:rsid w:val="0001783A"/>
    <w:rsid w:val="0002011F"/>
    <w:rsid w:val="000201EE"/>
    <w:rsid w:val="000213F9"/>
    <w:rsid w:val="00021A8A"/>
    <w:rsid w:val="000229DE"/>
    <w:rsid w:val="000260ED"/>
    <w:rsid w:val="000329C2"/>
    <w:rsid w:val="0003403F"/>
    <w:rsid w:val="000370F5"/>
    <w:rsid w:val="000401BC"/>
    <w:rsid w:val="00041622"/>
    <w:rsid w:val="000437F0"/>
    <w:rsid w:val="00044F59"/>
    <w:rsid w:val="00045606"/>
    <w:rsid w:val="000515EE"/>
    <w:rsid w:val="00051BE5"/>
    <w:rsid w:val="00051E0F"/>
    <w:rsid w:val="00052EF9"/>
    <w:rsid w:val="00053CF1"/>
    <w:rsid w:val="00053D02"/>
    <w:rsid w:val="000549DE"/>
    <w:rsid w:val="00055184"/>
    <w:rsid w:val="000569D1"/>
    <w:rsid w:val="000636E1"/>
    <w:rsid w:val="00064421"/>
    <w:rsid w:val="000676D1"/>
    <w:rsid w:val="00071B25"/>
    <w:rsid w:val="00081AF2"/>
    <w:rsid w:val="00082BDF"/>
    <w:rsid w:val="00085517"/>
    <w:rsid w:val="00085B81"/>
    <w:rsid w:val="00085DF7"/>
    <w:rsid w:val="00087A72"/>
    <w:rsid w:val="000917A9"/>
    <w:rsid w:val="00093B5F"/>
    <w:rsid w:val="00095D76"/>
    <w:rsid w:val="0009600C"/>
    <w:rsid w:val="000A1010"/>
    <w:rsid w:val="000A1D36"/>
    <w:rsid w:val="000A28F0"/>
    <w:rsid w:val="000A5C9A"/>
    <w:rsid w:val="000A6C65"/>
    <w:rsid w:val="000A7ED3"/>
    <w:rsid w:val="000B1C7A"/>
    <w:rsid w:val="000B2C3C"/>
    <w:rsid w:val="000B3222"/>
    <w:rsid w:val="000B5749"/>
    <w:rsid w:val="000B5954"/>
    <w:rsid w:val="000B74DC"/>
    <w:rsid w:val="000B7BAC"/>
    <w:rsid w:val="000C1498"/>
    <w:rsid w:val="000C2281"/>
    <w:rsid w:val="000C706C"/>
    <w:rsid w:val="000C73E8"/>
    <w:rsid w:val="000C7C3C"/>
    <w:rsid w:val="000C7D4E"/>
    <w:rsid w:val="000D0075"/>
    <w:rsid w:val="000D484E"/>
    <w:rsid w:val="000D5717"/>
    <w:rsid w:val="000E18C4"/>
    <w:rsid w:val="000F0038"/>
    <w:rsid w:val="000F17AB"/>
    <w:rsid w:val="000F2F2C"/>
    <w:rsid w:val="000F3864"/>
    <w:rsid w:val="000F44A4"/>
    <w:rsid w:val="00100832"/>
    <w:rsid w:val="00103541"/>
    <w:rsid w:val="001062D4"/>
    <w:rsid w:val="00106751"/>
    <w:rsid w:val="001073BF"/>
    <w:rsid w:val="0011096F"/>
    <w:rsid w:val="001131C3"/>
    <w:rsid w:val="0011321C"/>
    <w:rsid w:val="00113332"/>
    <w:rsid w:val="00113EFA"/>
    <w:rsid w:val="00113F86"/>
    <w:rsid w:val="00115385"/>
    <w:rsid w:val="001254AC"/>
    <w:rsid w:val="0012608F"/>
    <w:rsid w:val="0013178D"/>
    <w:rsid w:val="00132727"/>
    <w:rsid w:val="001332BD"/>
    <w:rsid w:val="00133B8B"/>
    <w:rsid w:val="00135C0B"/>
    <w:rsid w:val="00137717"/>
    <w:rsid w:val="00137E25"/>
    <w:rsid w:val="001436AB"/>
    <w:rsid w:val="00145771"/>
    <w:rsid w:val="00146109"/>
    <w:rsid w:val="00152091"/>
    <w:rsid w:val="00152827"/>
    <w:rsid w:val="00153661"/>
    <w:rsid w:val="00160B7D"/>
    <w:rsid w:val="00165567"/>
    <w:rsid w:val="00165713"/>
    <w:rsid w:val="00165FE4"/>
    <w:rsid w:val="00170396"/>
    <w:rsid w:val="00175E2C"/>
    <w:rsid w:val="00176C6F"/>
    <w:rsid w:val="00180BBC"/>
    <w:rsid w:val="00182CBD"/>
    <w:rsid w:val="001840D1"/>
    <w:rsid w:val="001844D7"/>
    <w:rsid w:val="001866FB"/>
    <w:rsid w:val="00190304"/>
    <w:rsid w:val="00191879"/>
    <w:rsid w:val="001932BC"/>
    <w:rsid w:val="00195269"/>
    <w:rsid w:val="00195B1F"/>
    <w:rsid w:val="00195C3C"/>
    <w:rsid w:val="001A39E7"/>
    <w:rsid w:val="001A65F8"/>
    <w:rsid w:val="001A77EC"/>
    <w:rsid w:val="001B194B"/>
    <w:rsid w:val="001B207B"/>
    <w:rsid w:val="001B59FC"/>
    <w:rsid w:val="001B7C22"/>
    <w:rsid w:val="001C1280"/>
    <w:rsid w:val="001C16EA"/>
    <w:rsid w:val="001C24BD"/>
    <w:rsid w:val="001C4008"/>
    <w:rsid w:val="001C6B40"/>
    <w:rsid w:val="001D193B"/>
    <w:rsid w:val="001D1FFE"/>
    <w:rsid w:val="001D253C"/>
    <w:rsid w:val="001D2749"/>
    <w:rsid w:val="001D5765"/>
    <w:rsid w:val="001D5F37"/>
    <w:rsid w:val="001E3F67"/>
    <w:rsid w:val="001E5F52"/>
    <w:rsid w:val="001E631F"/>
    <w:rsid w:val="001E632D"/>
    <w:rsid w:val="001F0800"/>
    <w:rsid w:val="001F3834"/>
    <w:rsid w:val="001F3FB1"/>
    <w:rsid w:val="001F45B7"/>
    <w:rsid w:val="001F4A2A"/>
    <w:rsid w:val="001F7A57"/>
    <w:rsid w:val="001F7C58"/>
    <w:rsid w:val="00210F63"/>
    <w:rsid w:val="0021189F"/>
    <w:rsid w:val="00212775"/>
    <w:rsid w:val="0021351E"/>
    <w:rsid w:val="00213E63"/>
    <w:rsid w:val="0021584F"/>
    <w:rsid w:val="00217A85"/>
    <w:rsid w:val="00217E99"/>
    <w:rsid w:val="00221D64"/>
    <w:rsid w:val="00227407"/>
    <w:rsid w:val="0022752F"/>
    <w:rsid w:val="00233CA4"/>
    <w:rsid w:val="00235644"/>
    <w:rsid w:val="0024006C"/>
    <w:rsid w:val="00242F8F"/>
    <w:rsid w:val="002458C0"/>
    <w:rsid w:val="0024623D"/>
    <w:rsid w:val="0024765D"/>
    <w:rsid w:val="002528B4"/>
    <w:rsid w:val="0025291E"/>
    <w:rsid w:val="002536D5"/>
    <w:rsid w:val="0025418C"/>
    <w:rsid w:val="002567FE"/>
    <w:rsid w:val="00260232"/>
    <w:rsid w:val="002604C8"/>
    <w:rsid w:val="00263C4C"/>
    <w:rsid w:val="0026453B"/>
    <w:rsid w:val="00264BEB"/>
    <w:rsid w:val="00271961"/>
    <w:rsid w:val="00273909"/>
    <w:rsid w:val="00273957"/>
    <w:rsid w:val="0027493A"/>
    <w:rsid w:val="00276C4C"/>
    <w:rsid w:val="00282A03"/>
    <w:rsid w:val="00283365"/>
    <w:rsid w:val="002868BF"/>
    <w:rsid w:val="0028779E"/>
    <w:rsid w:val="002922A2"/>
    <w:rsid w:val="002937B5"/>
    <w:rsid w:val="002A66CF"/>
    <w:rsid w:val="002B2B9C"/>
    <w:rsid w:val="002B3549"/>
    <w:rsid w:val="002B3AEC"/>
    <w:rsid w:val="002B62DB"/>
    <w:rsid w:val="002B62F4"/>
    <w:rsid w:val="002C174D"/>
    <w:rsid w:val="002C2943"/>
    <w:rsid w:val="002D1181"/>
    <w:rsid w:val="002D1A02"/>
    <w:rsid w:val="002D2ADB"/>
    <w:rsid w:val="002D2B73"/>
    <w:rsid w:val="002D2EAF"/>
    <w:rsid w:val="002D3BC9"/>
    <w:rsid w:val="002D6DBA"/>
    <w:rsid w:val="002D7536"/>
    <w:rsid w:val="002D77C8"/>
    <w:rsid w:val="002E0254"/>
    <w:rsid w:val="002E477A"/>
    <w:rsid w:val="002E4DFF"/>
    <w:rsid w:val="002E6392"/>
    <w:rsid w:val="002F0117"/>
    <w:rsid w:val="002F141E"/>
    <w:rsid w:val="002F2BBA"/>
    <w:rsid w:val="002F310F"/>
    <w:rsid w:val="002F42C0"/>
    <w:rsid w:val="002F5E26"/>
    <w:rsid w:val="002F75C0"/>
    <w:rsid w:val="00301824"/>
    <w:rsid w:val="00303E67"/>
    <w:rsid w:val="00310DF8"/>
    <w:rsid w:val="00311204"/>
    <w:rsid w:val="00312379"/>
    <w:rsid w:val="00313311"/>
    <w:rsid w:val="00314434"/>
    <w:rsid w:val="00317A17"/>
    <w:rsid w:val="00320F63"/>
    <w:rsid w:val="003245B2"/>
    <w:rsid w:val="00325B37"/>
    <w:rsid w:val="003271F2"/>
    <w:rsid w:val="003278A7"/>
    <w:rsid w:val="003311E5"/>
    <w:rsid w:val="0033262E"/>
    <w:rsid w:val="00332727"/>
    <w:rsid w:val="003347DB"/>
    <w:rsid w:val="00342428"/>
    <w:rsid w:val="003446E4"/>
    <w:rsid w:val="00344C73"/>
    <w:rsid w:val="00345150"/>
    <w:rsid w:val="003455CE"/>
    <w:rsid w:val="003506DA"/>
    <w:rsid w:val="00350F43"/>
    <w:rsid w:val="00352563"/>
    <w:rsid w:val="00354A05"/>
    <w:rsid w:val="0035609A"/>
    <w:rsid w:val="003576B8"/>
    <w:rsid w:val="00360FBF"/>
    <w:rsid w:val="00361923"/>
    <w:rsid w:val="00363CD9"/>
    <w:rsid w:val="00366B32"/>
    <w:rsid w:val="00370AB7"/>
    <w:rsid w:val="00370BC3"/>
    <w:rsid w:val="00380CC7"/>
    <w:rsid w:val="00380D1A"/>
    <w:rsid w:val="0038354E"/>
    <w:rsid w:val="00384AB0"/>
    <w:rsid w:val="00385097"/>
    <w:rsid w:val="00392941"/>
    <w:rsid w:val="003A0BF3"/>
    <w:rsid w:val="003A1246"/>
    <w:rsid w:val="003A35D2"/>
    <w:rsid w:val="003A380F"/>
    <w:rsid w:val="003A3B6F"/>
    <w:rsid w:val="003A47B5"/>
    <w:rsid w:val="003A5B61"/>
    <w:rsid w:val="003B1E72"/>
    <w:rsid w:val="003B2BC0"/>
    <w:rsid w:val="003B2E92"/>
    <w:rsid w:val="003B371B"/>
    <w:rsid w:val="003B6C55"/>
    <w:rsid w:val="003B7BAF"/>
    <w:rsid w:val="003C27D9"/>
    <w:rsid w:val="003C3387"/>
    <w:rsid w:val="003C5460"/>
    <w:rsid w:val="003C63FB"/>
    <w:rsid w:val="003D1FFC"/>
    <w:rsid w:val="003D3D5E"/>
    <w:rsid w:val="003D438B"/>
    <w:rsid w:val="003D488F"/>
    <w:rsid w:val="003D48B4"/>
    <w:rsid w:val="003D685F"/>
    <w:rsid w:val="003D68A9"/>
    <w:rsid w:val="003D7199"/>
    <w:rsid w:val="003E44D3"/>
    <w:rsid w:val="003E58FB"/>
    <w:rsid w:val="003F0148"/>
    <w:rsid w:val="003F0474"/>
    <w:rsid w:val="003F3CC6"/>
    <w:rsid w:val="003F66A0"/>
    <w:rsid w:val="00400C3D"/>
    <w:rsid w:val="004013F6"/>
    <w:rsid w:val="004015FF"/>
    <w:rsid w:val="00403FB0"/>
    <w:rsid w:val="00404582"/>
    <w:rsid w:val="0040458B"/>
    <w:rsid w:val="00414483"/>
    <w:rsid w:val="00416755"/>
    <w:rsid w:val="00420B18"/>
    <w:rsid w:val="0043082C"/>
    <w:rsid w:val="00431B92"/>
    <w:rsid w:val="0043216D"/>
    <w:rsid w:val="00434224"/>
    <w:rsid w:val="00440AF0"/>
    <w:rsid w:val="00440F5F"/>
    <w:rsid w:val="004413E0"/>
    <w:rsid w:val="0044504F"/>
    <w:rsid w:val="00450EC3"/>
    <w:rsid w:val="00451D0B"/>
    <w:rsid w:val="004550B2"/>
    <w:rsid w:val="004575F2"/>
    <w:rsid w:val="00462F82"/>
    <w:rsid w:val="00463C3F"/>
    <w:rsid w:val="00466DD4"/>
    <w:rsid w:val="004715FA"/>
    <w:rsid w:val="00472AF3"/>
    <w:rsid w:val="004767C9"/>
    <w:rsid w:val="00477F9B"/>
    <w:rsid w:val="004810DF"/>
    <w:rsid w:val="00482F5B"/>
    <w:rsid w:val="00483F5E"/>
    <w:rsid w:val="00484164"/>
    <w:rsid w:val="004948F6"/>
    <w:rsid w:val="00494A7F"/>
    <w:rsid w:val="00494D45"/>
    <w:rsid w:val="00495ED2"/>
    <w:rsid w:val="00497812"/>
    <w:rsid w:val="00497D0A"/>
    <w:rsid w:val="004A0DDD"/>
    <w:rsid w:val="004A2B5A"/>
    <w:rsid w:val="004A3095"/>
    <w:rsid w:val="004A4B97"/>
    <w:rsid w:val="004A7F93"/>
    <w:rsid w:val="004B6D38"/>
    <w:rsid w:val="004B7CE8"/>
    <w:rsid w:val="004C08A6"/>
    <w:rsid w:val="004C0A4E"/>
    <w:rsid w:val="004C2814"/>
    <w:rsid w:val="004C3DE7"/>
    <w:rsid w:val="004C4915"/>
    <w:rsid w:val="004C572F"/>
    <w:rsid w:val="004C7493"/>
    <w:rsid w:val="004C769E"/>
    <w:rsid w:val="004C7E2C"/>
    <w:rsid w:val="004D0C7F"/>
    <w:rsid w:val="004D2879"/>
    <w:rsid w:val="004D37DC"/>
    <w:rsid w:val="004E0677"/>
    <w:rsid w:val="004E3C39"/>
    <w:rsid w:val="004E6122"/>
    <w:rsid w:val="004E6531"/>
    <w:rsid w:val="004F3B21"/>
    <w:rsid w:val="004F7449"/>
    <w:rsid w:val="005025DC"/>
    <w:rsid w:val="00505B94"/>
    <w:rsid w:val="00507477"/>
    <w:rsid w:val="00507F4B"/>
    <w:rsid w:val="005105CD"/>
    <w:rsid w:val="00511FAD"/>
    <w:rsid w:val="005137A2"/>
    <w:rsid w:val="00513BBD"/>
    <w:rsid w:val="005167CE"/>
    <w:rsid w:val="005211D5"/>
    <w:rsid w:val="00531309"/>
    <w:rsid w:val="00533FE8"/>
    <w:rsid w:val="005349FA"/>
    <w:rsid w:val="00537337"/>
    <w:rsid w:val="00540658"/>
    <w:rsid w:val="00540BC5"/>
    <w:rsid w:val="00542EC5"/>
    <w:rsid w:val="005452B2"/>
    <w:rsid w:val="00545AD9"/>
    <w:rsid w:val="00545BD5"/>
    <w:rsid w:val="0054663C"/>
    <w:rsid w:val="0055088F"/>
    <w:rsid w:val="005521B2"/>
    <w:rsid w:val="00555731"/>
    <w:rsid w:val="00557187"/>
    <w:rsid w:val="0056048B"/>
    <w:rsid w:val="00561244"/>
    <w:rsid w:val="00563090"/>
    <w:rsid w:val="0056389F"/>
    <w:rsid w:val="0056560F"/>
    <w:rsid w:val="00565994"/>
    <w:rsid w:val="00566933"/>
    <w:rsid w:val="00570A46"/>
    <w:rsid w:val="00575A46"/>
    <w:rsid w:val="00581A3B"/>
    <w:rsid w:val="00582722"/>
    <w:rsid w:val="005829B6"/>
    <w:rsid w:val="00584624"/>
    <w:rsid w:val="00585F3D"/>
    <w:rsid w:val="005864EB"/>
    <w:rsid w:val="005878A3"/>
    <w:rsid w:val="00587CF5"/>
    <w:rsid w:val="0059084C"/>
    <w:rsid w:val="00592EBC"/>
    <w:rsid w:val="00593391"/>
    <w:rsid w:val="00594411"/>
    <w:rsid w:val="00597953"/>
    <w:rsid w:val="005A0C5D"/>
    <w:rsid w:val="005A1319"/>
    <w:rsid w:val="005A1B0A"/>
    <w:rsid w:val="005A1F58"/>
    <w:rsid w:val="005A6706"/>
    <w:rsid w:val="005A6D4D"/>
    <w:rsid w:val="005B3F0B"/>
    <w:rsid w:val="005B5B39"/>
    <w:rsid w:val="005B7A9F"/>
    <w:rsid w:val="005C474C"/>
    <w:rsid w:val="005C6499"/>
    <w:rsid w:val="005C72FA"/>
    <w:rsid w:val="005C75F6"/>
    <w:rsid w:val="005D03E9"/>
    <w:rsid w:val="005D5DC3"/>
    <w:rsid w:val="005D6EC1"/>
    <w:rsid w:val="005E0E27"/>
    <w:rsid w:val="005E117B"/>
    <w:rsid w:val="005E26D7"/>
    <w:rsid w:val="005E349C"/>
    <w:rsid w:val="005E5614"/>
    <w:rsid w:val="005E668B"/>
    <w:rsid w:val="005F017E"/>
    <w:rsid w:val="005F1706"/>
    <w:rsid w:val="005F5906"/>
    <w:rsid w:val="005F60CC"/>
    <w:rsid w:val="00607693"/>
    <w:rsid w:val="00611EB6"/>
    <w:rsid w:val="00613B9A"/>
    <w:rsid w:val="00613E1A"/>
    <w:rsid w:val="0061449B"/>
    <w:rsid w:val="00615F9D"/>
    <w:rsid w:val="00616F86"/>
    <w:rsid w:val="00617344"/>
    <w:rsid w:val="00620E44"/>
    <w:rsid w:val="00622DD9"/>
    <w:rsid w:val="006242A7"/>
    <w:rsid w:val="00624BC3"/>
    <w:rsid w:val="0062626A"/>
    <w:rsid w:val="00626AE4"/>
    <w:rsid w:val="00626E65"/>
    <w:rsid w:val="00633AA6"/>
    <w:rsid w:val="00635672"/>
    <w:rsid w:val="00635D68"/>
    <w:rsid w:val="00640DE3"/>
    <w:rsid w:val="00641915"/>
    <w:rsid w:val="0065435D"/>
    <w:rsid w:val="00666225"/>
    <w:rsid w:val="006667F9"/>
    <w:rsid w:val="00666C81"/>
    <w:rsid w:val="00670043"/>
    <w:rsid w:val="006729B0"/>
    <w:rsid w:val="00680A9F"/>
    <w:rsid w:val="00680B20"/>
    <w:rsid w:val="006819AF"/>
    <w:rsid w:val="006829A8"/>
    <w:rsid w:val="00682FF1"/>
    <w:rsid w:val="006841F7"/>
    <w:rsid w:val="006843C3"/>
    <w:rsid w:val="00687957"/>
    <w:rsid w:val="006904AC"/>
    <w:rsid w:val="0069173D"/>
    <w:rsid w:val="006938B4"/>
    <w:rsid w:val="00693D47"/>
    <w:rsid w:val="006948CC"/>
    <w:rsid w:val="00694DEF"/>
    <w:rsid w:val="00695FCF"/>
    <w:rsid w:val="00696330"/>
    <w:rsid w:val="00697292"/>
    <w:rsid w:val="006A329C"/>
    <w:rsid w:val="006A4181"/>
    <w:rsid w:val="006A4424"/>
    <w:rsid w:val="006A730C"/>
    <w:rsid w:val="006A76CB"/>
    <w:rsid w:val="006B0237"/>
    <w:rsid w:val="006B3DD1"/>
    <w:rsid w:val="006B3E35"/>
    <w:rsid w:val="006B443E"/>
    <w:rsid w:val="006B4CCB"/>
    <w:rsid w:val="006B7FB9"/>
    <w:rsid w:val="006C299D"/>
    <w:rsid w:val="006C3560"/>
    <w:rsid w:val="006C5AF3"/>
    <w:rsid w:val="006D29F4"/>
    <w:rsid w:val="006D342E"/>
    <w:rsid w:val="006D3DA5"/>
    <w:rsid w:val="006D4C16"/>
    <w:rsid w:val="006D69A7"/>
    <w:rsid w:val="006D6FAB"/>
    <w:rsid w:val="006D7471"/>
    <w:rsid w:val="006E0F05"/>
    <w:rsid w:val="006E38D8"/>
    <w:rsid w:val="006E4700"/>
    <w:rsid w:val="006E5488"/>
    <w:rsid w:val="006E78E8"/>
    <w:rsid w:val="006F1023"/>
    <w:rsid w:val="006F23D6"/>
    <w:rsid w:val="006F3062"/>
    <w:rsid w:val="006F64EF"/>
    <w:rsid w:val="0070016B"/>
    <w:rsid w:val="00702ECF"/>
    <w:rsid w:val="0070313E"/>
    <w:rsid w:val="00703CAD"/>
    <w:rsid w:val="00704DA3"/>
    <w:rsid w:val="00705485"/>
    <w:rsid w:val="00706BAD"/>
    <w:rsid w:val="007108B4"/>
    <w:rsid w:val="00713962"/>
    <w:rsid w:val="00713DEE"/>
    <w:rsid w:val="0071430F"/>
    <w:rsid w:val="007148BF"/>
    <w:rsid w:val="00715806"/>
    <w:rsid w:val="007166D7"/>
    <w:rsid w:val="00720C68"/>
    <w:rsid w:val="00721048"/>
    <w:rsid w:val="00722D85"/>
    <w:rsid w:val="007249B9"/>
    <w:rsid w:val="00731982"/>
    <w:rsid w:val="00732619"/>
    <w:rsid w:val="00733D15"/>
    <w:rsid w:val="007357C4"/>
    <w:rsid w:val="00741474"/>
    <w:rsid w:val="0074178B"/>
    <w:rsid w:val="00741CFC"/>
    <w:rsid w:val="00743F82"/>
    <w:rsid w:val="007443FE"/>
    <w:rsid w:val="0074522C"/>
    <w:rsid w:val="00747326"/>
    <w:rsid w:val="007476C6"/>
    <w:rsid w:val="00747A3E"/>
    <w:rsid w:val="007501E0"/>
    <w:rsid w:val="00753A94"/>
    <w:rsid w:val="00753C4E"/>
    <w:rsid w:val="00756692"/>
    <w:rsid w:val="007577D7"/>
    <w:rsid w:val="00760C17"/>
    <w:rsid w:val="00764053"/>
    <w:rsid w:val="00765499"/>
    <w:rsid w:val="00766B5E"/>
    <w:rsid w:val="00766FFC"/>
    <w:rsid w:val="00773726"/>
    <w:rsid w:val="007742C8"/>
    <w:rsid w:val="0077540F"/>
    <w:rsid w:val="00782616"/>
    <w:rsid w:val="00782AA6"/>
    <w:rsid w:val="00784664"/>
    <w:rsid w:val="007855C8"/>
    <w:rsid w:val="00785F71"/>
    <w:rsid w:val="00787A30"/>
    <w:rsid w:val="007909EC"/>
    <w:rsid w:val="00791411"/>
    <w:rsid w:val="00791901"/>
    <w:rsid w:val="0079245D"/>
    <w:rsid w:val="00795D78"/>
    <w:rsid w:val="007A1C2F"/>
    <w:rsid w:val="007A2732"/>
    <w:rsid w:val="007A36DE"/>
    <w:rsid w:val="007B0328"/>
    <w:rsid w:val="007B2228"/>
    <w:rsid w:val="007B3487"/>
    <w:rsid w:val="007B5773"/>
    <w:rsid w:val="007B5F51"/>
    <w:rsid w:val="007B61A5"/>
    <w:rsid w:val="007B61E5"/>
    <w:rsid w:val="007B6FB8"/>
    <w:rsid w:val="007B7229"/>
    <w:rsid w:val="007B76C3"/>
    <w:rsid w:val="007C2B07"/>
    <w:rsid w:val="007C467F"/>
    <w:rsid w:val="007C6769"/>
    <w:rsid w:val="007C6AEE"/>
    <w:rsid w:val="007D16BB"/>
    <w:rsid w:val="007D6E6D"/>
    <w:rsid w:val="007E1D4D"/>
    <w:rsid w:val="007E3E13"/>
    <w:rsid w:val="007F127C"/>
    <w:rsid w:val="007F1C0B"/>
    <w:rsid w:val="007F26FA"/>
    <w:rsid w:val="007F289F"/>
    <w:rsid w:val="007F6CA4"/>
    <w:rsid w:val="007F7B0B"/>
    <w:rsid w:val="008011D5"/>
    <w:rsid w:val="00803C7F"/>
    <w:rsid w:val="00811555"/>
    <w:rsid w:val="008158F3"/>
    <w:rsid w:val="00817CE4"/>
    <w:rsid w:val="0082054D"/>
    <w:rsid w:val="00822489"/>
    <w:rsid w:val="00823A6C"/>
    <w:rsid w:val="008259E7"/>
    <w:rsid w:val="00826284"/>
    <w:rsid w:val="008264AA"/>
    <w:rsid w:val="00827AAD"/>
    <w:rsid w:val="00834CDB"/>
    <w:rsid w:val="00835920"/>
    <w:rsid w:val="00835FA6"/>
    <w:rsid w:val="00836C57"/>
    <w:rsid w:val="00837AA2"/>
    <w:rsid w:val="008445A9"/>
    <w:rsid w:val="00844EE3"/>
    <w:rsid w:val="008503A3"/>
    <w:rsid w:val="008507CD"/>
    <w:rsid w:val="008508D3"/>
    <w:rsid w:val="008563A9"/>
    <w:rsid w:val="008622AE"/>
    <w:rsid w:val="00862990"/>
    <w:rsid w:val="0086504D"/>
    <w:rsid w:val="0086591B"/>
    <w:rsid w:val="00870CB0"/>
    <w:rsid w:val="0087522E"/>
    <w:rsid w:val="008769C9"/>
    <w:rsid w:val="00877F80"/>
    <w:rsid w:val="00882654"/>
    <w:rsid w:val="008857C4"/>
    <w:rsid w:val="008875F0"/>
    <w:rsid w:val="00890903"/>
    <w:rsid w:val="008939D9"/>
    <w:rsid w:val="008940B3"/>
    <w:rsid w:val="00896026"/>
    <w:rsid w:val="008971CF"/>
    <w:rsid w:val="008A24D9"/>
    <w:rsid w:val="008A27DE"/>
    <w:rsid w:val="008A4596"/>
    <w:rsid w:val="008A5B07"/>
    <w:rsid w:val="008A7A4E"/>
    <w:rsid w:val="008B0258"/>
    <w:rsid w:val="008B0BA8"/>
    <w:rsid w:val="008B3F70"/>
    <w:rsid w:val="008B45BB"/>
    <w:rsid w:val="008B4804"/>
    <w:rsid w:val="008B4B35"/>
    <w:rsid w:val="008B4EE1"/>
    <w:rsid w:val="008B6502"/>
    <w:rsid w:val="008B7482"/>
    <w:rsid w:val="008C27F8"/>
    <w:rsid w:val="008C2AF8"/>
    <w:rsid w:val="008C2B76"/>
    <w:rsid w:val="008C5A34"/>
    <w:rsid w:val="008C60F2"/>
    <w:rsid w:val="008C6AF3"/>
    <w:rsid w:val="008D142E"/>
    <w:rsid w:val="008D2657"/>
    <w:rsid w:val="008D2D67"/>
    <w:rsid w:val="008D2F6F"/>
    <w:rsid w:val="008D5770"/>
    <w:rsid w:val="008D6C10"/>
    <w:rsid w:val="008E2878"/>
    <w:rsid w:val="008E429B"/>
    <w:rsid w:val="008E4E82"/>
    <w:rsid w:val="008E7AF9"/>
    <w:rsid w:val="008F064B"/>
    <w:rsid w:val="008F36D7"/>
    <w:rsid w:val="008F3A68"/>
    <w:rsid w:val="008F42A6"/>
    <w:rsid w:val="008F571C"/>
    <w:rsid w:val="008F5D90"/>
    <w:rsid w:val="008F622D"/>
    <w:rsid w:val="008F7814"/>
    <w:rsid w:val="00901F77"/>
    <w:rsid w:val="0090226B"/>
    <w:rsid w:val="00902A26"/>
    <w:rsid w:val="009038D9"/>
    <w:rsid w:val="00904A8A"/>
    <w:rsid w:val="00905D7E"/>
    <w:rsid w:val="009069A5"/>
    <w:rsid w:val="00910347"/>
    <w:rsid w:val="0091428C"/>
    <w:rsid w:val="00915A0B"/>
    <w:rsid w:val="00916760"/>
    <w:rsid w:val="009253B8"/>
    <w:rsid w:val="00925A89"/>
    <w:rsid w:val="00930027"/>
    <w:rsid w:val="00930D28"/>
    <w:rsid w:val="00934448"/>
    <w:rsid w:val="0093492B"/>
    <w:rsid w:val="00934BC6"/>
    <w:rsid w:val="00942314"/>
    <w:rsid w:val="00943A09"/>
    <w:rsid w:val="00943C30"/>
    <w:rsid w:val="00947EE3"/>
    <w:rsid w:val="009506DA"/>
    <w:rsid w:val="00950B12"/>
    <w:rsid w:val="00951E07"/>
    <w:rsid w:val="00952340"/>
    <w:rsid w:val="00952CF1"/>
    <w:rsid w:val="009551BF"/>
    <w:rsid w:val="00955C48"/>
    <w:rsid w:val="0095674C"/>
    <w:rsid w:val="009606C4"/>
    <w:rsid w:val="00960727"/>
    <w:rsid w:val="009610F5"/>
    <w:rsid w:val="00961FCA"/>
    <w:rsid w:val="0096334C"/>
    <w:rsid w:val="009663E1"/>
    <w:rsid w:val="00966A36"/>
    <w:rsid w:val="00971C9D"/>
    <w:rsid w:val="009731B5"/>
    <w:rsid w:val="00973523"/>
    <w:rsid w:val="0097616C"/>
    <w:rsid w:val="00977520"/>
    <w:rsid w:val="00980386"/>
    <w:rsid w:val="00981467"/>
    <w:rsid w:val="00983CDC"/>
    <w:rsid w:val="009853B6"/>
    <w:rsid w:val="009854A6"/>
    <w:rsid w:val="009856DB"/>
    <w:rsid w:val="00986F90"/>
    <w:rsid w:val="00991431"/>
    <w:rsid w:val="00992C43"/>
    <w:rsid w:val="0099360B"/>
    <w:rsid w:val="0099481D"/>
    <w:rsid w:val="00996861"/>
    <w:rsid w:val="009A048F"/>
    <w:rsid w:val="009A2033"/>
    <w:rsid w:val="009A23B2"/>
    <w:rsid w:val="009A32AF"/>
    <w:rsid w:val="009A4278"/>
    <w:rsid w:val="009A4A82"/>
    <w:rsid w:val="009A5213"/>
    <w:rsid w:val="009B1016"/>
    <w:rsid w:val="009B242B"/>
    <w:rsid w:val="009B2514"/>
    <w:rsid w:val="009B2902"/>
    <w:rsid w:val="009B36CD"/>
    <w:rsid w:val="009B4245"/>
    <w:rsid w:val="009B4D37"/>
    <w:rsid w:val="009B59C3"/>
    <w:rsid w:val="009B5EEE"/>
    <w:rsid w:val="009B610B"/>
    <w:rsid w:val="009C4F10"/>
    <w:rsid w:val="009C54F5"/>
    <w:rsid w:val="009C5F55"/>
    <w:rsid w:val="009C6DA2"/>
    <w:rsid w:val="009D04C1"/>
    <w:rsid w:val="009D1663"/>
    <w:rsid w:val="009D167E"/>
    <w:rsid w:val="009D1809"/>
    <w:rsid w:val="009D2BCF"/>
    <w:rsid w:val="009D3BEB"/>
    <w:rsid w:val="009D70A7"/>
    <w:rsid w:val="009D7C7E"/>
    <w:rsid w:val="009E047F"/>
    <w:rsid w:val="009E1B30"/>
    <w:rsid w:val="009E2176"/>
    <w:rsid w:val="009E2D2C"/>
    <w:rsid w:val="009E389A"/>
    <w:rsid w:val="009E4538"/>
    <w:rsid w:val="009E4E52"/>
    <w:rsid w:val="009E5E77"/>
    <w:rsid w:val="009F29EB"/>
    <w:rsid w:val="009F48FC"/>
    <w:rsid w:val="009F521D"/>
    <w:rsid w:val="009F62B5"/>
    <w:rsid w:val="009F6B7B"/>
    <w:rsid w:val="009F6D94"/>
    <w:rsid w:val="009F6E5F"/>
    <w:rsid w:val="009F74E5"/>
    <w:rsid w:val="009F7C81"/>
    <w:rsid w:val="00A005E6"/>
    <w:rsid w:val="00A04A97"/>
    <w:rsid w:val="00A06459"/>
    <w:rsid w:val="00A10A6B"/>
    <w:rsid w:val="00A14363"/>
    <w:rsid w:val="00A14F28"/>
    <w:rsid w:val="00A159ED"/>
    <w:rsid w:val="00A15C6C"/>
    <w:rsid w:val="00A21D00"/>
    <w:rsid w:val="00A22899"/>
    <w:rsid w:val="00A23431"/>
    <w:rsid w:val="00A2441D"/>
    <w:rsid w:val="00A25820"/>
    <w:rsid w:val="00A2666E"/>
    <w:rsid w:val="00A2675E"/>
    <w:rsid w:val="00A27B51"/>
    <w:rsid w:val="00A3060A"/>
    <w:rsid w:val="00A31CCA"/>
    <w:rsid w:val="00A32C15"/>
    <w:rsid w:val="00A33307"/>
    <w:rsid w:val="00A35BC3"/>
    <w:rsid w:val="00A36A6D"/>
    <w:rsid w:val="00A37FAF"/>
    <w:rsid w:val="00A43F08"/>
    <w:rsid w:val="00A44DCC"/>
    <w:rsid w:val="00A45716"/>
    <w:rsid w:val="00A516FE"/>
    <w:rsid w:val="00A522A5"/>
    <w:rsid w:val="00A64120"/>
    <w:rsid w:val="00A6667A"/>
    <w:rsid w:val="00A70E24"/>
    <w:rsid w:val="00A714D8"/>
    <w:rsid w:val="00A71ECF"/>
    <w:rsid w:val="00A725E1"/>
    <w:rsid w:val="00A73152"/>
    <w:rsid w:val="00A74F44"/>
    <w:rsid w:val="00A76F22"/>
    <w:rsid w:val="00A80610"/>
    <w:rsid w:val="00A81903"/>
    <w:rsid w:val="00A84560"/>
    <w:rsid w:val="00A87F10"/>
    <w:rsid w:val="00A908DE"/>
    <w:rsid w:val="00A934C4"/>
    <w:rsid w:val="00A94ABF"/>
    <w:rsid w:val="00A970C1"/>
    <w:rsid w:val="00A9751A"/>
    <w:rsid w:val="00AA0341"/>
    <w:rsid w:val="00AA070A"/>
    <w:rsid w:val="00AA0A54"/>
    <w:rsid w:val="00AA0D39"/>
    <w:rsid w:val="00AA3DF6"/>
    <w:rsid w:val="00AA5533"/>
    <w:rsid w:val="00AA55D6"/>
    <w:rsid w:val="00AA57F4"/>
    <w:rsid w:val="00AB0526"/>
    <w:rsid w:val="00AB1518"/>
    <w:rsid w:val="00AB19EC"/>
    <w:rsid w:val="00AB25CB"/>
    <w:rsid w:val="00AB3DD5"/>
    <w:rsid w:val="00AC0578"/>
    <w:rsid w:val="00AC14A9"/>
    <w:rsid w:val="00AC503A"/>
    <w:rsid w:val="00AC7133"/>
    <w:rsid w:val="00AD1294"/>
    <w:rsid w:val="00AD2065"/>
    <w:rsid w:val="00AD4D3A"/>
    <w:rsid w:val="00AD521D"/>
    <w:rsid w:val="00AD5DD3"/>
    <w:rsid w:val="00AD7424"/>
    <w:rsid w:val="00AD7597"/>
    <w:rsid w:val="00AE1A42"/>
    <w:rsid w:val="00AE42FA"/>
    <w:rsid w:val="00AF1848"/>
    <w:rsid w:val="00AF22C2"/>
    <w:rsid w:val="00AF3F35"/>
    <w:rsid w:val="00AF3F7E"/>
    <w:rsid w:val="00AF5DC6"/>
    <w:rsid w:val="00B00EFE"/>
    <w:rsid w:val="00B0220D"/>
    <w:rsid w:val="00B03952"/>
    <w:rsid w:val="00B051DD"/>
    <w:rsid w:val="00B06D08"/>
    <w:rsid w:val="00B1235C"/>
    <w:rsid w:val="00B12A7A"/>
    <w:rsid w:val="00B13DC2"/>
    <w:rsid w:val="00B17612"/>
    <w:rsid w:val="00B223B8"/>
    <w:rsid w:val="00B248EC"/>
    <w:rsid w:val="00B26C2B"/>
    <w:rsid w:val="00B273E9"/>
    <w:rsid w:val="00B3525E"/>
    <w:rsid w:val="00B35D86"/>
    <w:rsid w:val="00B42496"/>
    <w:rsid w:val="00B42F98"/>
    <w:rsid w:val="00B433A4"/>
    <w:rsid w:val="00B450DC"/>
    <w:rsid w:val="00B50733"/>
    <w:rsid w:val="00B50799"/>
    <w:rsid w:val="00B53322"/>
    <w:rsid w:val="00B55698"/>
    <w:rsid w:val="00B566CE"/>
    <w:rsid w:val="00B56880"/>
    <w:rsid w:val="00B60591"/>
    <w:rsid w:val="00B62BD6"/>
    <w:rsid w:val="00B654B5"/>
    <w:rsid w:val="00B67687"/>
    <w:rsid w:val="00B70D4F"/>
    <w:rsid w:val="00B711D9"/>
    <w:rsid w:val="00B71425"/>
    <w:rsid w:val="00B73726"/>
    <w:rsid w:val="00B73C5A"/>
    <w:rsid w:val="00B7457B"/>
    <w:rsid w:val="00B74DA3"/>
    <w:rsid w:val="00B761B6"/>
    <w:rsid w:val="00B76FE1"/>
    <w:rsid w:val="00B80807"/>
    <w:rsid w:val="00B80F88"/>
    <w:rsid w:val="00B811BD"/>
    <w:rsid w:val="00B8189F"/>
    <w:rsid w:val="00B81BDE"/>
    <w:rsid w:val="00B82564"/>
    <w:rsid w:val="00B82C5E"/>
    <w:rsid w:val="00B8580D"/>
    <w:rsid w:val="00B906FA"/>
    <w:rsid w:val="00B90CF7"/>
    <w:rsid w:val="00B939EA"/>
    <w:rsid w:val="00BA11CF"/>
    <w:rsid w:val="00BA1225"/>
    <w:rsid w:val="00BA51D3"/>
    <w:rsid w:val="00BA5F2A"/>
    <w:rsid w:val="00BA67F4"/>
    <w:rsid w:val="00BB094E"/>
    <w:rsid w:val="00BB19A4"/>
    <w:rsid w:val="00BB1C12"/>
    <w:rsid w:val="00BB222A"/>
    <w:rsid w:val="00BB6E54"/>
    <w:rsid w:val="00BB7F88"/>
    <w:rsid w:val="00BC0341"/>
    <w:rsid w:val="00BC0DB3"/>
    <w:rsid w:val="00BC1B76"/>
    <w:rsid w:val="00BC41C6"/>
    <w:rsid w:val="00BC7889"/>
    <w:rsid w:val="00BD2A31"/>
    <w:rsid w:val="00BD34C5"/>
    <w:rsid w:val="00BD39D4"/>
    <w:rsid w:val="00BD571B"/>
    <w:rsid w:val="00BD7D78"/>
    <w:rsid w:val="00BE0348"/>
    <w:rsid w:val="00BE1231"/>
    <w:rsid w:val="00BE4B37"/>
    <w:rsid w:val="00BE6B32"/>
    <w:rsid w:val="00BE7223"/>
    <w:rsid w:val="00BE7597"/>
    <w:rsid w:val="00BF138E"/>
    <w:rsid w:val="00BF1C09"/>
    <w:rsid w:val="00BF66EB"/>
    <w:rsid w:val="00BF6A25"/>
    <w:rsid w:val="00BF7F2B"/>
    <w:rsid w:val="00C00B1A"/>
    <w:rsid w:val="00C02D50"/>
    <w:rsid w:val="00C0454F"/>
    <w:rsid w:val="00C0487D"/>
    <w:rsid w:val="00C04D75"/>
    <w:rsid w:val="00C10A1B"/>
    <w:rsid w:val="00C11110"/>
    <w:rsid w:val="00C20CA5"/>
    <w:rsid w:val="00C22C20"/>
    <w:rsid w:val="00C256FE"/>
    <w:rsid w:val="00C27BC2"/>
    <w:rsid w:val="00C27C94"/>
    <w:rsid w:val="00C30F68"/>
    <w:rsid w:val="00C32B1C"/>
    <w:rsid w:val="00C332AE"/>
    <w:rsid w:val="00C33910"/>
    <w:rsid w:val="00C35DBE"/>
    <w:rsid w:val="00C36624"/>
    <w:rsid w:val="00C41B8E"/>
    <w:rsid w:val="00C42150"/>
    <w:rsid w:val="00C42C17"/>
    <w:rsid w:val="00C43922"/>
    <w:rsid w:val="00C45DFC"/>
    <w:rsid w:val="00C50C33"/>
    <w:rsid w:val="00C51FF9"/>
    <w:rsid w:val="00C53543"/>
    <w:rsid w:val="00C53967"/>
    <w:rsid w:val="00C540EF"/>
    <w:rsid w:val="00C61334"/>
    <w:rsid w:val="00C63A41"/>
    <w:rsid w:val="00C63CEA"/>
    <w:rsid w:val="00C64F3A"/>
    <w:rsid w:val="00C66754"/>
    <w:rsid w:val="00C73A00"/>
    <w:rsid w:val="00C76614"/>
    <w:rsid w:val="00C76D61"/>
    <w:rsid w:val="00C77295"/>
    <w:rsid w:val="00C821A1"/>
    <w:rsid w:val="00C85F9E"/>
    <w:rsid w:val="00C87298"/>
    <w:rsid w:val="00C878C7"/>
    <w:rsid w:val="00C90260"/>
    <w:rsid w:val="00C90B84"/>
    <w:rsid w:val="00C91612"/>
    <w:rsid w:val="00C92A7C"/>
    <w:rsid w:val="00C94588"/>
    <w:rsid w:val="00C94A52"/>
    <w:rsid w:val="00C957E2"/>
    <w:rsid w:val="00C95D84"/>
    <w:rsid w:val="00C964DC"/>
    <w:rsid w:val="00C97ECC"/>
    <w:rsid w:val="00C97F07"/>
    <w:rsid w:val="00CA23FC"/>
    <w:rsid w:val="00CA356C"/>
    <w:rsid w:val="00CA6D98"/>
    <w:rsid w:val="00CA71A3"/>
    <w:rsid w:val="00CA7835"/>
    <w:rsid w:val="00CB1E90"/>
    <w:rsid w:val="00CB7E17"/>
    <w:rsid w:val="00CC15A5"/>
    <w:rsid w:val="00CC2074"/>
    <w:rsid w:val="00CC4C01"/>
    <w:rsid w:val="00CD181B"/>
    <w:rsid w:val="00CD2194"/>
    <w:rsid w:val="00CD55CC"/>
    <w:rsid w:val="00CD648F"/>
    <w:rsid w:val="00CD7951"/>
    <w:rsid w:val="00CE030A"/>
    <w:rsid w:val="00CE4087"/>
    <w:rsid w:val="00CE4A20"/>
    <w:rsid w:val="00CE5CE6"/>
    <w:rsid w:val="00CE61C9"/>
    <w:rsid w:val="00CE62E4"/>
    <w:rsid w:val="00CF466B"/>
    <w:rsid w:val="00CF597F"/>
    <w:rsid w:val="00CF646B"/>
    <w:rsid w:val="00D00211"/>
    <w:rsid w:val="00D0045C"/>
    <w:rsid w:val="00D03F99"/>
    <w:rsid w:val="00D04F2F"/>
    <w:rsid w:val="00D0596B"/>
    <w:rsid w:val="00D05993"/>
    <w:rsid w:val="00D06B80"/>
    <w:rsid w:val="00D07819"/>
    <w:rsid w:val="00D07A17"/>
    <w:rsid w:val="00D1263B"/>
    <w:rsid w:val="00D13862"/>
    <w:rsid w:val="00D146F5"/>
    <w:rsid w:val="00D206AC"/>
    <w:rsid w:val="00D23C42"/>
    <w:rsid w:val="00D31D67"/>
    <w:rsid w:val="00D3208C"/>
    <w:rsid w:val="00D34BA0"/>
    <w:rsid w:val="00D35C6A"/>
    <w:rsid w:val="00D37E76"/>
    <w:rsid w:val="00D41F8F"/>
    <w:rsid w:val="00D4544C"/>
    <w:rsid w:val="00D45E7B"/>
    <w:rsid w:val="00D4638A"/>
    <w:rsid w:val="00D46653"/>
    <w:rsid w:val="00D47D81"/>
    <w:rsid w:val="00D50259"/>
    <w:rsid w:val="00D5185E"/>
    <w:rsid w:val="00D55F14"/>
    <w:rsid w:val="00D5775A"/>
    <w:rsid w:val="00D6673A"/>
    <w:rsid w:val="00D67E91"/>
    <w:rsid w:val="00D70098"/>
    <w:rsid w:val="00D74639"/>
    <w:rsid w:val="00D749F1"/>
    <w:rsid w:val="00D75F72"/>
    <w:rsid w:val="00D767E3"/>
    <w:rsid w:val="00D80675"/>
    <w:rsid w:val="00D81214"/>
    <w:rsid w:val="00D82E58"/>
    <w:rsid w:val="00D838AE"/>
    <w:rsid w:val="00D8398F"/>
    <w:rsid w:val="00D86089"/>
    <w:rsid w:val="00D87AB1"/>
    <w:rsid w:val="00D9076B"/>
    <w:rsid w:val="00D9384D"/>
    <w:rsid w:val="00D96FAD"/>
    <w:rsid w:val="00D97188"/>
    <w:rsid w:val="00DA5F7E"/>
    <w:rsid w:val="00DA69C3"/>
    <w:rsid w:val="00DB21DB"/>
    <w:rsid w:val="00DB4D46"/>
    <w:rsid w:val="00DB6F1F"/>
    <w:rsid w:val="00DB72CC"/>
    <w:rsid w:val="00DC0612"/>
    <w:rsid w:val="00DC23A6"/>
    <w:rsid w:val="00DC39DD"/>
    <w:rsid w:val="00DC42C9"/>
    <w:rsid w:val="00DD1B5E"/>
    <w:rsid w:val="00DD3326"/>
    <w:rsid w:val="00DD3C89"/>
    <w:rsid w:val="00DD5E01"/>
    <w:rsid w:val="00DD61E4"/>
    <w:rsid w:val="00DE1D1C"/>
    <w:rsid w:val="00DE21E4"/>
    <w:rsid w:val="00DE30C0"/>
    <w:rsid w:val="00DE4D26"/>
    <w:rsid w:val="00DF3A28"/>
    <w:rsid w:val="00DF3EC4"/>
    <w:rsid w:val="00DF5160"/>
    <w:rsid w:val="00DF547D"/>
    <w:rsid w:val="00DF767C"/>
    <w:rsid w:val="00E002F5"/>
    <w:rsid w:val="00E00442"/>
    <w:rsid w:val="00E009D6"/>
    <w:rsid w:val="00E027F6"/>
    <w:rsid w:val="00E06119"/>
    <w:rsid w:val="00E064C9"/>
    <w:rsid w:val="00E067D1"/>
    <w:rsid w:val="00E06CB7"/>
    <w:rsid w:val="00E10F4E"/>
    <w:rsid w:val="00E11890"/>
    <w:rsid w:val="00E12636"/>
    <w:rsid w:val="00E2124A"/>
    <w:rsid w:val="00E21BB7"/>
    <w:rsid w:val="00E2215B"/>
    <w:rsid w:val="00E23275"/>
    <w:rsid w:val="00E23C84"/>
    <w:rsid w:val="00E23D5B"/>
    <w:rsid w:val="00E27BFD"/>
    <w:rsid w:val="00E27D4A"/>
    <w:rsid w:val="00E31E5E"/>
    <w:rsid w:val="00E33085"/>
    <w:rsid w:val="00E34DAF"/>
    <w:rsid w:val="00E36275"/>
    <w:rsid w:val="00E3762E"/>
    <w:rsid w:val="00E378A6"/>
    <w:rsid w:val="00E406AE"/>
    <w:rsid w:val="00E410E5"/>
    <w:rsid w:val="00E421A1"/>
    <w:rsid w:val="00E44E1A"/>
    <w:rsid w:val="00E51945"/>
    <w:rsid w:val="00E541F6"/>
    <w:rsid w:val="00E5623E"/>
    <w:rsid w:val="00E57007"/>
    <w:rsid w:val="00E6142C"/>
    <w:rsid w:val="00E65331"/>
    <w:rsid w:val="00E6590B"/>
    <w:rsid w:val="00E661BF"/>
    <w:rsid w:val="00E66DE7"/>
    <w:rsid w:val="00E67002"/>
    <w:rsid w:val="00E6764E"/>
    <w:rsid w:val="00E711B6"/>
    <w:rsid w:val="00E71647"/>
    <w:rsid w:val="00E727D2"/>
    <w:rsid w:val="00E72EF9"/>
    <w:rsid w:val="00E731F8"/>
    <w:rsid w:val="00E73758"/>
    <w:rsid w:val="00E747D7"/>
    <w:rsid w:val="00E776AF"/>
    <w:rsid w:val="00E801B3"/>
    <w:rsid w:val="00E85995"/>
    <w:rsid w:val="00E87F28"/>
    <w:rsid w:val="00E9006B"/>
    <w:rsid w:val="00E9475A"/>
    <w:rsid w:val="00E94A23"/>
    <w:rsid w:val="00EA2430"/>
    <w:rsid w:val="00EA5CC6"/>
    <w:rsid w:val="00EA651F"/>
    <w:rsid w:val="00EA66E5"/>
    <w:rsid w:val="00EB2EA8"/>
    <w:rsid w:val="00EB3B42"/>
    <w:rsid w:val="00EB3DE1"/>
    <w:rsid w:val="00EB527A"/>
    <w:rsid w:val="00EC23E9"/>
    <w:rsid w:val="00EC547D"/>
    <w:rsid w:val="00EC7076"/>
    <w:rsid w:val="00ED0E4D"/>
    <w:rsid w:val="00ED521C"/>
    <w:rsid w:val="00ED55A7"/>
    <w:rsid w:val="00ED6424"/>
    <w:rsid w:val="00EE2B7A"/>
    <w:rsid w:val="00EE32A0"/>
    <w:rsid w:val="00EE7A2C"/>
    <w:rsid w:val="00EE7E74"/>
    <w:rsid w:val="00EF030F"/>
    <w:rsid w:val="00EF1AFF"/>
    <w:rsid w:val="00EF6842"/>
    <w:rsid w:val="00EF7FEC"/>
    <w:rsid w:val="00F02CBF"/>
    <w:rsid w:val="00F14FED"/>
    <w:rsid w:val="00F15D0A"/>
    <w:rsid w:val="00F161A0"/>
    <w:rsid w:val="00F171BC"/>
    <w:rsid w:val="00F20FA5"/>
    <w:rsid w:val="00F21CF3"/>
    <w:rsid w:val="00F22719"/>
    <w:rsid w:val="00F23E01"/>
    <w:rsid w:val="00F26854"/>
    <w:rsid w:val="00F2796A"/>
    <w:rsid w:val="00F30784"/>
    <w:rsid w:val="00F30BD6"/>
    <w:rsid w:val="00F32743"/>
    <w:rsid w:val="00F3528E"/>
    <w:rsid w:val="00F36188"/>
    <w:rsid w:val="00F37178"/>
    <w:rsid w:val="00F37971"/>
    <w:rsid w:val="00F37D82"/>
    <w:rsid w:val="00F41CB1"/>
    <w:rsid w:val="00F41CBD"/>
    <w:rsid w:val="00F4352C"/>
    <w:rsid w:val="00F4519E"/>
    <w:rsid w:val="00F452A1"/>
    <w:rsid w:val="00F45744"/>
    <w:rsid w:val="00F45EE0"/>
    <w:rsid w:val="00F461BE"/>
    <w:rsid w:val="00F479FC"/>
    <w:rsid w:val="00F504BF"/>
    <w:rsid w:val="00F513A5"/>
    <w:rsid w:val="00F513E4"/>
    <w:rsid w:val="00F51D03"/>
    <w:rsid w:val="00F55D2F"/>
    <w:rsid w:val="00F617FD"/>
    <w:rsid w:val="00F66BAA"/>
    <w:rsid w:val="00F72363"/>
    <w:rsid w:val="00F72E07"/>
    <w:rsid w:val="00F73A26"/>
    <w:rsid w:val="00F74021"/>
    <w:rsid w:val="00F7432C"/>
    <w:rsid w:val="00F7485D"/>
    <w:rsid w:val="00F75C11"/>
    <w:rsid w:val="00F80F7A"/>
    <w:rsid w:val="00F837FE"/>
    <w:rsid w:val="00F8622E"/>
    <w:rsid w:val="00F87293"/>
    <w:rsid w:val="00F9031C"/>
    <w:rsid w:val="00F9093C"/>
    <w:rsid w:val="00F9104C"/>
    <w:rsid w:val="00F9288B"/>
    <w:rsid w:val="00FA002F"/>
    <w:rsid w:val="00FA03FF"/>
    <w:rsid w:val="00FA1423"/>
    <w:rsid w:val="00FA16EE"/>
    <w:rsid w:val="00FA4423"/>
    <w:rsid w:val="00FA520D"/>
    <w:rsid w:val="00FA6BAE"/>
    <w:rsid w:val="00FA7AF4"/>
    <w:rsid w:val="00FB1701"/>
    <w:rsid w:val="00FB6FAB"/>
    <w:rsid w:val="00FB7888"/>
    <w:rsid w:val="00FC000A"/>
    <w:rsid w:val="00FC13E3"/>
    <w:rsid w:val="00FC1E80"/>
    <w:rsid w:val="00FC2F21"/>
    <w:rsid w:val="00FC4171"/>
    <w:rsid w:val="00FC5046"/>
    <w:rsid w:val="00FC7DCD"/>
    <w:rsid w:val="00FD4418"/>
    <w:rsid w:val="00FD6DCA"/>
    <w:rsid w:val="00FE0999"/>
    <w:rsid w:val="00FE1CC9"/>
    <w:rsid w:val="00FE23DC"/>
    <w:rsid w:val="00FE412F"/>
    <w:rsid w:val="00FE49DD"/>
    <w:rsid w:val="00FE6C83"/>
    <w:rsid w:val="00FE7F25"/>
    <w:rsid w:val="00FF1C84"/>
    <w:rsid w:val="00FF1E07"/>
    <w:rsid w:val="00FF1E9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54C9F"/>
  <w15:docId w15:val="{0E924AC8-699E-4D6B-92D5-DB40E680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pl-P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11CE3"/>
    <w:pPr>
      <w:spacing w:line="360" w:lineRule="auto"/>
    </w:pPr>
    <w:rPr>
      <w:rFonts w:ascii="Calibri" w:eastAsia="Calibri" w:hAnsi="Calibri"/>
      <w:color w:val="00000A"/>
      <w:sz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Nagwek11">
    <w:name w:val="Nagłówek 11"/>
    <w:basedOn w:val="Normalny"/>
    <w:link w:val="Heading1Char"/>
    <w:qFormat/>
    <w:rsid w:val="00111CE3"/>
    <w:pPr>
      <w:keepNext/>
      <w:keepLines/>
      <w:spacing w:before="700" w:after="120" w:line="276" w:lineRule="auto"/>
      <w:contextualSpacing/>
      <w:jc w:val="center"/>
      <w:outlineLvl w:val="0"/>
    </w:pPr>
    <w:rPr>
      <w:rFonts w:ascii="Arial" w:eastAsia="Arial" w:hAnsi="Arial" w:cs="Arial"/>
      <w:color w:val="000000"/>
      <w:sz w:val="40"/>
      <w:szCs w:val="40"/>
      <w:lang w:val="en-GB" w:eastAsia="en-GB"/>
    </w:rPr>
  </w:style>
  <w:style w:type="character" w:customStyle="1" w:styleId="czeinternetowe">
    <w:name w:val="Łącze internetowe"/>
    <w:basedOn w:val="Domylnaczcionkaakapitu"/>
    <w:uiPriority w:val="99"/>
    <w:unhideWhenUsed/>
    <w:rsid w:val="00AF065C"/>
    <w:rPr>
      <w:color w:val="0000FF"/>
      <w:u w:val="single"/>
    </w:rPr>
  </w:style>
  <w:style w:type="character" w:customStyle="1" w:styleId="luchili">
    <w:name w:val="luc_hili"/>
    <w:basedOn w:val="Domylnaczcionkaakapitu"/>
    <w:qFormat/>
    <w:rsid w:val="00AF065C"/>
  </w:style>
  <w:style w:type="character" w:customStyle="1" w:styleId="tabulatory">
    <w:name w:val="tabulatory"/>
    <w:basedOn w:val="Domylnaczcionkaakapitu"/>
    <w:qFormat/>
    <w:rsid w:val="00AF065C"/>
  </w:style>
  <w:style w:type="character" w:customStyle="1" w:styleId="Heading1Char">
    <w:name w:val="Heading 1 Char"/>
    <w:basedOn w:val="Domylnaczcionkaakapitu"/>
    <w:link w:val="Nagwek11"/>
    <w:qFormat/>
    <w:rsid w:val="00111CE3"/>
    <w:rPr>
      <w:rFonts w:ascii="Arial" w:eastAsia="Arial" w:hAnsi="Arial" w:cs="Arial"/>
      <w:color w:val="000000"/>
      <w:sz w:val="40"/>
      <w:szCs w:val="40"/>
      <w:lang w:val="en-GB" w:eastAsia="en-GB"/>
    </w:rPr>
  </w:style>
  <w:style w:type="character" w:customStyle="1" w:styleId="apple-converted-space">
    <w:name w:val="apple-converted-space"/>
    <w:basedOn w:val="Domylnaczcionkaakapitu"/>
    <w:qFormat/>
    <w:rsid w:val="00111CE3"/>
  </w:style>
  <w:style w:type="character" w:styleId="Pogrubienie">
    <w:name w:val="Strong"/>
    <w:basedOn w:val="Domylnaczcionkaakapitu"/>
    <w:uiPriority w:val="22"/>
    <w:qFormat/>
    <w:rsid w:val="00111CE3"/>
    <w:rPr>
      <w:b/>
      <w:bCs/>
    </w:rPr>
  </w:style>
  <w:style w:type="character" w:styleId="Odwoaniedokomentarza">
    <w:name w:val="annotation reference"/>
    <w:basedOn w:val="Domylnaczcionkaakapitu"/>
    <w:uiPriority w:val="99"/>
    <w:semiHidden/>
    <w:unhideWhenUsed/>
    <w:qFormat/>
    <w:rsid w:val="00111CE3"/>
    <w:rPr>
      <w:sz w:val="16"/>
      <w:szCs w:val="16"/>
    </w:rPr>
  </w:style>
  <w:style w:type="character" w:customStyle="1" w:styleId="TekstkomentarzaZnak">
    <w:name w:val="Tekst komentarza Znak"/>
    <w:basedOn w:val="Domylnaczcionkaakapitu"/>
    <w:link w:val="Tekstkomentarza"/>
    <w:uiPriority w:val="99"/>
    <w:qFormat/>
    <w:rsid w:val="00111CE3"/>
    <w:rPr>
      <w:sz w:val="20"/>
      <w:szCs w:val="20"/>
    </w:rPr>
  </w:style>
  <w:style w:type="character" w:customStyle="1" w:styleId="TekstdymkaZnak">
    <w:name w:val="Tekst dymka Znak"/>
    <w:basedOn w:val="Domylnaczcionkaakapitu"/>
    <w:link w:val="Tekstdymka"/>
    <w:uiPriority w:val="99"/>
    <w:semiHidden/>
    <w:qFormat/>
    <w:rsid w:val="00111CE3"/>
    <w:rPr>
      <w:rFonts w:ascii="Tahoma" w:hAnsi="Tahoma" w:cs="Tahoma"/>
      <w:sz w:val="16"/>
      <w:szCs w:val="16"/>
    </w:rPr>
  </w:style>
  <w:style w:type="character" w:customStyle="1" w:styleId="txt-new">
    <w:name w:val="txt-new"/>
    <w:basedOn w:val="Domylnaczcionkaakapitu"/>
    <w:qFormat/>
    <w:rsid w:val="009F7AA4"/>
  </w:style>
  <w:style w:type="character" w:customStyle="1" w:styleId="NagwekZnak">
    <w:name w:val="Nagłówek Znak"/>
    <w:basedOn w:val="Domylnaczcionkaakapitu"/>
    <w:link w:val="Nagwek1"/>
    <w:uiPriority w:val="99"/>
    <w:semiHidden/>
    <w:qFormat/>
    <w:rsid w:val="00D5674E"/>
  </w:style>
  <w:style w:type="character" w:customStyle="1" w:styleId="FooterChar">
    <w:name w:val="Footer Char"/>
    <w:basedOn w:val="Domylnaczcionkaakapitu"/>
    <w:link w:val="Stopka1"/>
    <w:uiPriority w:val="99"/>
    <w:qFormat/>
    <w:rsid w:val="00D5674E"/>
  </w:style>
  <w:style w:type="character" w:customStyle="1" w:styleId="TematkomentarzaZnak">
    <w:name w:val="Temat komentarza Znak"/>
    <w:basedOn w:val="TekstkomentarzaZnak"/>
    <w:link w:val="Tematkomentarza"/>
    <w:uiPriority w:val="99"/>
    <w:semiHidden/>
    <w:qFormat/>
    <w:rsid w:val="00851AA5"/>
    <w:rPr>
      <w:b/>
      <w:bCs/>
      <w:sz w:val="20"/>
      <w:szCs w:val="20"/>
    </w:rPr>
  </w:style>
  <w:style w:type="character" w:customStyle="1" w:styleId="TekstpodstawowyZnak">
    <w:name w:val="Tekst podstawowy Znak"/>
    <w:basedOn w:val="Domylnaczcionkaakapitu"/>
    <w:link w:val="Tekstpodstawowy"/>
    <w:qFormat/>
    <w:rsid w:val="00C605B1"/>
    <w:rPr>
      <w:rFonts w:ascii="Liberation Serif" w:eastAsia="SimSun" w:hAnsi="Liberation Serif" w:cs="Arial"/>
      <w:kern w:val="2"/>
      <w:sz w:val="24"/>
      <w:szCs w:val="24"/>
      <w:lang w:eastAsia="zh-CN" w:bidi="hi-IN"/>
    </w:rPr>
  </w:style>
  <w:style w:type="character" w:customStyle="1" w:styleId="ListLabel1">
    <w:name w:val="ListLabel 1"/>
    <w:qFormat/>
    <w:rsid w:val="00AC503A"/>
    <w:rPr>
      <w:rFonts w:cs="Times New Roman"/>
    </w:rPr>
  </w:style>
  <w:style w:type="character" w:customStyle="1" w:styleId="ListLabel2">
    <w:name w:val="ListLabel 2"/>
    <w:qFormat/>
    <w:rsid w:val="00AC503A"/>
    <w:rPr>
      <w:rFonts w:ascii="Cambria" w:hAnsi="Cambria" w:cs="Calibri"/>
      <w:sz w:val="24"/>
    </w:rPr>
  </w:style>
  <w:style w:type="character" w:customStyle="1" w:styleId="ListLabel3">
    <w:name w:val="ListLabel 3"/>
    <w:qFormat/>
    <w:rsid w:val="00AC503A"/>
    <w:rPr>
      <w:b w:val="0"/>
      <w:sz w:val="24"/>
      <w:szCs w:val="24"/>
    </w:rPr>
  </w:style>
  <w:style w:type="character" w:customStyle="1" w:styleId="ListLabel4">
    <w:name w:val="ListLabel 4"/>
    <w:qFormat/>
    <w:rsid w:val="00AC503A"/>
    <w:rPr>
      <w:rFonts w:cs="Calibri"/>
    </w:rPr>
  </w:style>
  <w:style w:type="character" w:customStyle="1" w:styleId="ListLabel5">
    <w:name w:val="ListLabel 5"/>
    <w:qFormat/>
    <w:rsid w:val="00AC503A"/>
    <w:rPr>
      <w:rFonts w:cs="Times New Roman"/>
    </w:rPr>
  </w:style>
  <w:style w:type="character" w:customStyle="1" w:styleId="ListLabel6">
    <w:name w:val="ListLabel 6"/>
    <w:qFormat/>
    <w:rsid w:val="00AC503A"/>
    <w:rPr>
      <w:rFonts w:cs="Times New Roman"/>
    </w:rPr>
  </w:style>
  <w:style w:type="character" w:customStyle="1" w:styleId="ListLabel7">
    <w:name w:val="ListLabel 7"/>
    <w:qFormat/>
    <w:rsid w:val="00AC503A"/>
    <w:rPr>
      <w:rFonts w:cs="Times New Roman"/>
    </w:rPr>
  </w:style>
  <w:style w:type="character" w:customStyle="1" w:styleId="ListLabel8">
    <w:name w:val="ListLabel 8"/>
    <w:qFormat/>
    <w:rsid w:val="00AC503A"/>
    <w:rPr>
      <w:rFonts w:cs="Times New Roman"/>
    </w:rPr>
  </w:style>
  <w:style w:type="character" w:customStyle="1" w:styleId="ListLabel9">
    <w:name w:val="ListLabel 9"/>
    <w:qFormat/>
    <w:rsid w:val="00AC503A"/>
    <w:rPr>
      <w:rFonts w:cs="Times New Roman"/>
    </w:rPr>
  </w:style>
  <w:style w:type="character" w:customStyle="1" w:styleId="ListLabel10">
    <w:name w:val="ListLabel 10"/>
    <w:qFormat/>
    <w:rsid w:val="00AC503A"/>
    <w:rPr>
      <w:rFonts w:ascii="Cambria" w:hAnsi="Cambria" w:cs="Calibri"/>
      <w:sz w:val="24"/>
    </w:rPr>
  </w:style>
  <w:style w:type="character" w:customStyle="1" w:styleId="ListLabel11">
    <w:name w:val="ListLabel 11"/>
    <w:qFormat/>
    <w:rsid w:val="00AC503A"/>
    <w:rPr>
      <w:rFonts w:cs="Calibri"/>
      <w:sz w:val="24"/>
    </w:rPr>
  </w:style>
  <w:style w:type="character" w:customStyle="1" w:styleId="ListLabel12">
    <w:name w:val="ListLabel 12"/>
    <w:qFormat/>
    <w:rsid w:val="00AC503A"/>
    <w:rPr>
      <w:rFonts w:ascii="Cambria" w:hAnsi="Cambria" w:cs="Calibri"/>
      <w:color w:val="00000A"/>
      <w:sz w:val="24"/>
    </w:rPr>
  </w:style>
  <w:style w:type="character" w:customStyle="1" w:styleId="ListLabel13">
    <w:name w:val="ListLabel 13"/>
    <w:qFormat/>
    <w:rsid w:val="00AC503A"/>
    <w:rPr>
      <w:rFonts w:cs="Calibri"/>
      <w:sz w:val="24"/>
    </w:rPr>
  </w:style>
  <w:style w:type="character" w:customStyle="1" w:styleId="ListLabel14">
    <w:name w:val="ListLabel 14"/>
    <w:qFormat/>
    <w:rsid w:val="00AC503A"/>
    <w:rPr>
      <w:rFonts w:cs="Calibri"/>
      <w:sz w:val="24"/>
    </w:rPr>
  </w:style>
  <w:style w:type="character" w:customStyle="1" w:styleId="ListLabel15">
    <w:name w:val="ListLabel 15"/>
    <w:qFormat/>
    <w:rsid w:val="00AC503A"/>
    <w:rPr>
      <w:rFonts w:ascii="Cambria" w:hAnsi="Cambria" w:cs="Calibri"/>
      <w:sz w:val="24"/>
    </w:rPr>
  </w:style>
  <w:style w:type="character" w:customStyle="1" w:styleId="ListLabel16">
    <w:name w:val="ListLabel 16"/>
    <w:qFormat/>
    <w:rsid w:val="00AC503A"/>
    <w:rPr>
      <w:rFonts w:cs="Calibri"/>
      <w:sz w:val="24"/>
    </w:rPr>
  </w:style>
  <w:style w:type="character" w:customStyle="1" w:styleId="ListLabel17">
    <w:name w:val="ListLabel 17"/>
    <w:qFormat/>
    <w:rsid w:val="00AC503A"/>
    <w:rPr>
      <w:rFonts w:cs="Calibri"/>
      <w:sz w:val="24"/>
    </w:rPr>
  </w:style>
  <w:style w:type="character" w:customStyle="1" w:styleId="ListLabel18">
    <w:name w:val="ListLabel 18"/>
    <w:qFormat/>
    <w:rsid w:val="00AC503A"/>
    <w:rPr>
      <w:rFonts w:cs="Calibri"/>
      <w:b/>
      <w:sz w:val="28"/>
      <w:szCs w:val="24"/>
    </w:rPr>
  </w:style>
  <w:style w:type="character" w:customStyle="1" w:styleId="ListLabel19">
    <w:name w:val="ListLabel 19"/>
    <w:qFormat/>
    <w:rsid w:val="00AC503A"/>
    <w:rPr>
      <w:b/>
      <w:sz w:val="24"/>
    </w:rPr>
  </w:style>
  <w:style w:type="character" w:customStyle="1" w:styleId="ListLabel20">
    <w:name w:val="ListLabel 20"/>
    <w:qFormat/>
    <w:rsid w:val="00AC503A"/>
    <w:rPr>
      <w:b/>
      <w:sz w:val="24"/>
    </w:rPr>
  </w:style>
  <w:style w:type="character" w:customStyle="1" w:styleId="ListLabel21">
    <w:name w:val="ListLabel 21"/>
    <w:qFormat/>
    <w:rsid w:val="00AC503A"/>
    <w:rPr>
      <w:rFonts w:ascii="Cambria" w:hAnsi="Cambria" w:cs="Calibri"/>
      <w:color w:val="00000A"/>
      <w:sz w:val="24"/>
    </w:rPr>
  </w:style>
  <w:style w:type="character" w:customStyle="1" w:styleId="ListLabel22">
    <w:name w:val="ListLabel 22"/>
    <w:qFormat/>
    <w:rsid w:val="00AC503A"/>
    <w:rPr>
      <w:b/>
      <w:sz w:val="20"/>
    </w:rPr>
  </w:style>
  <w:style w:type="character" w:customStyle="1" w:styleId="ListLabel23">
    <w:name w:val="ListLabel 23"/>
    <w:qFormat/>
    <w:rsid w:val="00AC503A"/>
    <w:rPr>
      <w:b/>
      <w:sz w:val="20"/>
    </w:rPr>
  </w:style>
  <w:style w:type="character" w:customStyle="1" w:styleId="ListLabel24">
    <w:name w:val="ListLabel 24"/>
    <w:qFormat/>
    <w:rsid w:val="00AC503A"/>
    <w:rPr>
      <w:b/>
      <w:sz w:val="20"/>
    </w:rPr>
  </w:style>
  <w:style w:type="character" w:customStyle="1" w:styleId="ListLabel25">
    <w:name w:val="ListLabel 25"/>
    <w:qFormat/>
    <w:rsid w:val="00AC503A"/>
    <w:rPr>
      <w:rFonts w:cs="Times New Roman"/>
    </w:rPr>
  </w:style>
  <w:style w:type="character" w:customStyle="1" w:styleId="ListLabel26">
    <w:name w:val="ListLabel 26"/>
    <w:qFormat/>
    <w:rsid w:val="00AC503A"/>
    <w:rPr>
      <w:rFonts w:ascii="Cambria" w:hAnsi="Cambria" w:cs="Calibri"/>
      <w:sz w:val="24"/>
    </w:rPr>
  </w:style>
  <w:style w:type="character" w:customStyle="1" w:styleId="ListLabel27">
    <w:name w:val="ListLabel 27"/>
    <w:qFormat/>
    <w:rsid w:val="00AC503A"/>
    <w:rPr>
      <w:b w:val="0"/>
      <w:sz w:val="24"/>
      <w:szCs w:val="24"/>
    </w:rPr>
  </w:style>
  <w:style w:type="character" w:customStyle="1" w:styleId="ListLabel28">
    <w:name w:val="ListLabel 28"/>
    <w:qFormat/>
    <w:rsid w:val="00AC503A"/>
    <w:rPr>
      <w:rFonts w:cs="Calibri"/>
    </w:rPr>
  </w:style>
  <w:style w:type="character" w:customStyle="1" w:styleId="ListLabel29">
    <w:name w:val="ListLabel 29"/>
    <w:qFormat/>
    <w:rsid w:val="00AC503A"/>
    <w:rPr>
      <w:rFonts w:cs="Times New Roman"/>
    </w:rPr>
  </w:style>
  <w:style w:type="character" w:customStyle="1" w:styleId="ListLabel30">
    <w:name w:val="ListLabel 30"/>
    <w:qFormat/>
    <w:rsid w:val="00AC503A"/>
    <w:rPr>
      <w:rFonts w:cs="Times New Roman"/>
    </w:rPr>
  </w:style>
  <w:style w:type="character" w:customStyle="1" w:styleId="ListLabel31">
    <w:name w:val="ListLabel 31"/>
    <w:qFormat/>
    <w:rsid w:val="00AC503A"/>
    <w:rPr>
      <w:rFonts w:cs="Times New Roman"/>
    </w:rPr>
  </w:style>
  <w:style w:type="character" w:customStyle="1" w:styleId="ListLabel32">
    <w:name w:val="ListLabel 32"/>
    <w:qFormat/>
    <w:rsid w:val="00AC503A"/>
    <w:rPr>
      <w:rFonts w:cs="Times New Roman"/>
    </w:rPr>
  </w:style>
  <w:style w:type="character" w:customStyle="1" w:styleId="ListLabel33">
    <w:name w:val="ListLabel 33"/>
    <w:qFormat/>
    <w:rsid w:val="00AC503A"/>
    <w:rPr>
      <w:rFonts w:cs="Times New Roman"/>
    </w:rPr>
  </w:style>
  <w:style w:type="character" w:customStyle="1" w:styleId="ListLabel34">
    <w:name w:val="ListLabel 34"/>
    <w:qFormat/>
    <w:rsid w:val="00AC503A"/>
    <w:rPr>
      <w:rFonts w:ascii="Cambria" w:hAnsi="Cambria" w:cs="Calibri"/>
      <w:sz w:val="24"/>
    </w:rPr>
  </w:style>
  <w:style w:type="character" w:customStyle="1" w:styleId="ListLabel35">
    <w:name w:val="ListLabel 35"/>
    <w:qFormat/>
    <w:rsid w:val="00AC503A"/>
    <w:rPr>
      <w:rFonts w:cs="Calibri"/>
      <w:sz w:val="24"/>
    </w:rPr>
  </w:style>
  <w:style w:type="character" w:customStyle="1" w:styleId="ListLabel36">
    <w:name w:val="ListLabel 36"/>
    <w:qFormat/>
    <w:rsid w:val="00AC503A"/>
    <w:rPr>
      <w:rFonts w:ascii="Cambria" w:hAnsi="Cambria" w:cs="Calibri"/>
      <w:color w:val="00000A"/>
      <w:sz w:val="24"/>
    </w:rPr>
  </w:style>
  <w:style w:type="character" w:customStyle="1" w:styleId="ListLabel37">
    <w:name w:val="ListLabel 37"/>
    <w:qFormat/>
    <w:rsid w:val="00AC503A"/>
    <w:rPr>
      <w:rFonts w:cs="Calibri"/>
      <w:sz w:val="24"/>
    </w:rPr>
  </w:style>
  <w:style w:type="character" w:customStyle="1" w:styleId="ListLabel38">
    <w:name w:val="ListLabel 38"/>
    <w:qFormat/>
    <w:rsid w:val="00AC503A"/>
    <w:rPr>
      <w:rFonts w:cs="Calibri"/>
      <w:sz w:val="24"/>
    </w:rPr>
  </w:style>
  <w:style w:type="character" w:customStyle="1" w:styleId="ListLabel39">
    <w:name w:val="ListLabel 39"/>
    <w:qFormat/>
    <w:rsid w:val="00AC503A"/>
    <w:rPr>
      <w:rFonts w:ascii="Cambria" w:hAnsi="Cambria" w:cs="Calibri"/>
      <w:sz w:val="24"/>
    </w:rPr>
  </w:style>
  <w:style w:type="character" w:customStyle="1" w:styleId="ListLabel40">
    <w:name w:val="ListLabel 40"/>
    <w:qFormat/>
    <w:rsid w:val="00AC503A"/>
    <w:rPr>
      <w:rFonts w:cs="Calibri"/>
      <w:sz w:val="24"/>
    </w:rPr>
  </w:style>
  <w:style w:type="character" w:customStyle="1" w:styleId="ListLabel41">
    <w:name w:val="ListLabel 41"/>
    <w:qFormat/>
    <w:rsid w:val="00AC503A"/>
    <w:rPr>
      <w:rFonts w:cs="Calibri"/>
      <w:sz w:val="24"/>
    </w:rPr>
  </w:style>
  <w:style w:type="character" w:customStyle="1" w:styleId="ListLabel42">
    <w:name w:val="ListLabel 42"/>
    <w:qFormat/>
    <w:rsid w:val="00AC503A"/>
    <w:rPr>
      <w:rFonts w:cs="Calibri"/>
      <w:b/>
      <w:sz w:val="28"/>
      <w:szCs w:val="24"/>
    </w:rPr>
  </w:style>
  <w:style w:type="character" w:customStyle="1" w:styleId="ListLabel43">
    <w:name w:val="ListLabel 43"/>
    <w:qFormat/>
    <w:rsid w:val="00AC503A"/>
    <w:rPr>
      <w:b/>
      <w:sz w:val="24"/>
    </w:rPr>
  </w:style>
  <w:style w:type="character" w:customStyle="1" w:styleId="ListLabel44">
    <w:name w:val="ListLabel 44"/>
    <w:qFormat/>
    <w:rsid w:val="00AC503A"/>
    <w:rPr>
      <w:b/>
      <w:sz w:val="24"/>
    </w:rPr>
  </w:style>
  <w:style w:type="character" w:customStyle="1" w:styleId="ListLabel45">
    <w:name w:val="ListLabel 45"/>
    <w:qFormat/>
    <w:rsid w:val="00AC503A"/>
    <w:rPr>
      <w:rFonts w:ascii="Cambria" w:hAnsi="Cambria" w:cs="Calibri"/>
      <w:color w:val="00000A"/>
      <w:sz w:val="24"/>
    </w:rPr>
  </w:style>
  <w:style w:type="character" w:customStyle="1" w:styleId="ListLabel46">
    <w:name w:val="ListLabel 46"/>
    <w:qFormat/>
    <w:rsid w:val="00AC503A"/>
    <w:rPr>
      <w:rFonts w:cs="Times New Roman"/>
    </w:rPr>
  </w:style>
  <w:style w:type="character" w:customStyle="1" w:styleId="ListLabel47">
    <w:name w:val="ListLabel 47"/>
    <w:qFormat/>
    <w:rsid w:val="00AC503A"/>
    <w:rPr>
      <w:rFonts w:ascii="Cambria" w:hAnsi="Cambria" w:cs="Calibri"/>
      <w:sz w:val="24"/>
    </w:rPr>
  </w:style>
  <w:style w:type="character" w:customStyle="1" w:styleId="ListLabel48">
    <w:name w:val="ListLabel 48"/>
    <w:qFormat/>
    <w:rsid w:val="00AC503A"/>
    <w:rPr>
      <w:b w:val="0"/>
      <w:sz w:val="24"/>
      <w:szCs w:val="24"/>
    </w:rPr>
  </w:style>
  <w:style w:type="character" w:customStyle="1" w:styleId="ListLabel49">
    <w:name w:val="ListLabel 49"/>
    <w:qFormat/>
    <w:rsid w:val="00AC503A"/>
    <w:rPr>
      <w:rFonts w:cs="Calibri"/>
    </w:rPr>
  </w:style>
  <w:style w:type="character" w:customStyle="1" w:styleId="ListLabel50">
    <w:name w:val="ListLabel 50"/>
    <w:qFormat/>
    <w:rsid w:val="00AC503A"/>
    <w:rPr>
      <w:rFonts w:cs="Times New Roman"/>
    </w:rPr>
  </w:style>
  <w:style w:type="character" w:customStyle="1" w:styleId="ListLabel51">
    <w:name w:val="ListLabel 51"/>
    <w:qFormat/>
    <w:rsid w:val="00AC503A"/>
    <w:rPr>
      <w:rFonts w:cs="Times New Roman"/>
    </w:rPr>
  </w:style>
  <w:style w:type="character" w:customStyle="1" w:styleId="ListLabel52">
    <w:name w:val="ListLabel 52"/>
    <w:qFormat/>
    <w:rsid w:val="00AC503A"/>
    <w:rPr>
      <w:rFonts w:cs="Times New Roman"/>
    </w:rPr>
  </w:style>
  <w:style w:type="character" w:customStyle="1" w:styleId="ListLabel53">
    <w:name w:val="ListLabel 53"/>
    <w:qFormat/>
    <w:rsid w:val="00AC503A"/>
    <w:rPr>
      <w:rFonts w:cs="Times New Roman"/>
    </w:rPr>
  </w:style>
  <w:style w:type="character" w:customStyle="1" w:styleId="ListLabel54">
    <w:name w:val="ListLabel 54"/>
    <w:qFormat/>
    <w:rsid w:val="00AC503A"/>
    <w:rPr>
      <w:rFonts w:cs="Times New Roman"/>
    </w:rPr>
  </w:style>
  <w:style w:type="character" w:customStyle="1" w:styleId="ListLabel55">
    <w:name w:val="ListLabel 55"/>
    <w:qFormat/>
    <w:rsid w:val="00AC503A"/>
    <w:rPr>
      <w:rFonts w:ascii="Cambria" w:hAnsi="Cambria" w:cs="Calibri"/>
      <w:sz w:val="24"/>
    </w:rPr>
  </w:style>
  <w:style w:type="character" w:customStyle="1" w:styleId="ListLabel56">
    <w:name w:val="ListLabel 56"/>
    <w:qFormat/>
    <w:rsid w:val="00AC503A"/>
    <w:rPr>
      <w:rFonts w:ascii="Cambria" w:hAnsi="Cambria" w:cs="Calibri"/>
      <w:sz w:val="24"/>
    </w:rPr>
  </w:style>
  <w:style w:type="character" w:customStyle="1" w:styleId="ListLabel57">
    <w:name w:val="ListLabel 57"/>
    <w:qFormat/>
    <w:rsid w:val="00AC503A"/>
    <w:rPr>
      <w:rFonts w:ascii="Cambria" w:hAnsi="Cambria" w:cs="Calibri"/>
      <w:color w:val="00000A"/>
      <w:sz w:val="24"/>
    </w:rPr>
  </w:style>
  <w:style w:type="character" w:customStyle="1" w:styleId="ListLabel58">
    <w:name w:val="ListLabel 58"/>
    <w:qFormat/>
    <w:rsid w:val="00AC503A"/>
    <w:rPr>
      <w:rFonts w:ascii="Cambria" w:hAnsi="Cambria" w:cs="Calibri"/>
      <w:sz w:val="24"/>
    </w:rPr>
  </w:style>
  <w:style w:type="character" w:customStyle="1" w:styleId="ListLabel59">
    <w:name w:val="ListLabel 59"/>
    <w:qFormat/>
    <w:rsid w:val="00AC503A"/>
    <w:rPr>
      <w:rFonts w:ascii="Cambria" w:hAnsi="Cambria" w:cs="Calibri"/>
      <w:sz w:val="24"/>
    </w:rPr>
  </w:style>
  <w:style w:type="character" w:customStyle="1" w:styleId="ListLabel60">
    <w:name w:val="ListLabel 60"/>
    <w:qFormat/>
    <w:rsid w:val="00AC503A"/>
    <w:rPr>
      <w:rFonts w:ascii="Cambria" w:hAnsi="Cambria" w:cs="Calibri"/>
      <w:sz w:val="24"/>
    </w:rPr>
  </w:style>
  <w:style w:type="character" w:customStyle="1" w:styleId="ListLabel61">
    <w:name w:val="ListLabel 61"/>
    <w:qFormat/>
    <w:rsid w:val="00AC503A"/>
    <w:rPr>
      <w:rFonts w:ascii="Cambria" w:hAnsi="Cambria" w:cs="Calibri"/>
      <w:sz w:val="24"/>
    </w:rPr>
  </w:style>
  <w:style w:type="character" w:customStyle="1" w:styleId="ListLabel62">
    <w:name w:val="ListLabel 62"/>
    <w:qFormat/>
    <w:rsid w:val="00AC503A"/>
    <w:rPr>
      <w:rFonts w:ascii="Cambria" w:hAnsi="Cambria" w:cs="Calibri"/>
      <w:sz w:val="24"/>
    </w:rPr>
  </w:style>
  <w:style w:type="character" w:customStyle="1" w:styleId="ListLabel63">
    <w:name w:val="ListLabel 63"/>
    <w:qFormat/>
    <w:rsid w:val="00AC503A"/>
    <w:rPr>
      <w:rFonts w:ascii="Cambria" w:hAnsi="Cambria" w:cs="Calibri"/>
      <w:b/>
      <w:sz w:val="28"/>
      <w:szCs w:val="24"/>
    </w:rPr>
  </w:style>
  <w:style w:type="character" w:customStyle="1" w:styleId="ListLabel64">
    <w:name w:val="ListLabel 64"/>
    <w:qFormat/>
    <w:rsid w:val="00AC503A"/>
    <w:rPr>
      <w:rFonts w:ascii="Cambria" w:hAnsi="Cambria"/>
      <w:b/>
      <w:sz w:val="24"/>
    </w:rPr>
  </w:style>
  <w:style w:type="character" w:customStyle="1" w:styleId="ListLabel65">
    <w:name w:val="ListLabel 65"/>
    <w:qFormat/>
    <w:rsid w:val="00AC503A"/>
    <w:rPr>
      <w:rFonts w:ascii="Cambria" w:hAnsi="Cambria"/>
      <w:b/>
      <w:sz w:val="24"/>
    </w:rPr>
  </w:style>
  <w:style w:type="character" w:customStyle="1" w:styleId="ListLabel66">
    <w:name w:val="ListLabel 66"/>
    <w:qFormat/>
    <w:rsid w:val="00AC503A"/>
    <w:rPr>
      <w:rFonts w:ascii="Cambria" w:hAnsi="Cambria" w:cs="Calibri"/>
      <w:color w:val="00000A"/>
      <w:sz w:val="24"/>
    </w:rPr>
  </w:style>
  <w:style w:type="character" w:customStyle="1" w:styleId="ListLabel67">
    <w:name w:val="ListLabel 67"/>
    <w:qFormat/>
    <w:rsid w:val="00AC503A"/>
    <w:rPr>
      <w:rFonts w:cs="Times New Roman"/>
    </w:rPr>
  </w:style>
  <w:style w:type="character" w:customStyle="1" w:styleId="ListLabel68">
    <w:name w:val="ListLabel 68"/>
    <w:qFormat/>
    <w:rsid w:val="00AC503A"/>
    <w:rPr>
      <w:rFonts w:ascii="Cambria" w:hAnsi="Cambria" w:cs="Calibri"/>
      <w:sz w:val="24"/>
    </w:rPr>
  </w:style>
  <w:style w:type="character" w:customStyle="1" w:styleId="ListLabel69">
    <w:name w:val="ListLabel 69"/>
    <w:qFormat/>
    <w:rsid w:val="00AC503A"/>
    <w:rPr>
      <w:b w:val="0"/>
      <w:sz w:val="24"/>
      <w:szCs w:val="24"/>
    </w:rPr>
  </w:style>
  <w:style w:type="character" w:customStyle="1" w:styleId="ListLabel70">
    <w:name w:val="ListLabel 70"/>
    <w:qFormat/>
    <w:rsid w:val="00AC503A"/>
    <w:rPr>
      <w:rFonts w:cs="Calibri"/>
    </w:rPr>
  </w:style>
  <w:style w:type="character" w:customStyle="1" w:styleId="ListLabel71">
    <w:name w:val="ListLabel 71"/>
    <w:qFormat/>
    <w:rsid w:val="00AC503A"/>
    <w:rPr>
      <w:rFonts w:cs="Times New Roman"/>
    </w:rPr>
  </w:style>
  <w:style w:type="character" w:customStyle="1" w:styleId="ListLabel72">
    <w:name w:val="ListLabel 72"/>
    <w:qFormat/>
    <w:rsid w:val="00AC503A"/>
    <w:rPr>
      <w:rFonts w:cs="Times New Roman"/>
    </w:rPr>
  </w:style>
  <w:style w:type="character" w:customStyle="1" w:styleId="ListLabel73">
    <w:name w:val="ListLabel 73"/>
    <w:qFormat/>
    <w:rsid w:val="00AC503A"/>
    <w:rPr>
      <w:rFonts w:cs="Times New Roman"/>
    </w:rPr>
  </w:style>
  <w:style w:type="character" w:customStyle="1" w:styleId="ListLabel74">
    <w:name w:val="ListLabel 74"/>
    <w:qFormat/>
    <w:rsid w:val="00AC503A"/>
    <w:rPr>
      <w:rFonts w:cs="Times New Roman"/>
    </w:rPr>
  </w:style>
  <w:style w:type="character" w:customStyle="1" w:styleId="ListLabel75">
    <w:name w:val="ListLabel 75"/>
    <w:qFormat/>
    <w:rsid w:val="00AC503A"/>
    <w:rPr>
      <w:rFonts w:cs="Times New Roman"/>
    </w:rPr>
  </w:style>
  <w:style w:type="character" w:customStyle="1" w:styleId="ListLabel76">
    <w:name w:val="ListLabel 76"/>
    <w:qFormat/>
    <w:rsid w:val="00AC503A"/>
    <w:rPr>
      <w:rFonts w:ascii="Cambria" w:hAnsi="Cambria" w:cs="Calibri"/>
      <w:sz w:val="24"/>
    </w:rPr>
  </w:style>
  <w:style w:type="character" w:customStyle="1" w:styleId="ListLabel77">
    <w:name w:val="ListLabel 77"/>
    <w:qFormat/>
    <w:rsid w:val="00AC503A"/>
    <w:rPr>
      <w:rFonts w:ascii="Cambria" w:hAnsi="Cambria" w:cs="Calibri"/>
      <w:sz w:val="24"/>
    </w:rPr>
  </w:style>
  <w:style w:type="character" w:customStyle="1" w:styleId="ListLabel78">
    <w:name w:val="ListLabel 78"/>
    <w:qFormat/>
    <w:rsid w:val="00AC503A"/>
    <w:rPr>
      <w:rFonts w:ascii="Cambria" w:hAnsi="Cambria" w:cs="Calibri"/>
      <w:color w:val="00000A"/>
      <w:sz w:val="24"/>
    </w:rPr>
  </w:style>
  <w:style w:type="character" w:customStyle="1" w:styleId="ListLabel79">
    <w:name w:val="ListLabel 79"/>
    <w:qFormat/>
    <w:rsid w:val="00AC503A"/>
    <w:rPr>
      <w:rFonts w:ascii="Cambria" w:hAnsi="Cambria" w:cs="Calibri"/>
      <w:sz w:val="24"/>
    </w:rPr>
  </w:style>
  <w:style w:type="character" w:customStyle="1" w:styleId="ListLabel80">
    <w:name w:val="ListLabel 80"/>
    <w:qFormat/>
    <w:rsid w:val="00AC503A"/>
    <w:rPr>
      <w:rFonts w:ascii="Cambria" w:hAnsi="Cambria" w:cs="Calibri"/>
      <w:sz w:val="24"/>
    </w:rPr>
  </w:style>
  <w:style w:type="character" w:customStyle="1" w:styleId="ListLabel81">
    <w:name w:val="ListLabel 81"/>
    <w:qFormat/>
    <w:rsid w:val="00AC503A"/>
    <w:rPr>
      <w:rFonts w:ascii="Cambria" w:hAnsi="Cambria" w:cs="Calibri"/>
      <w:sz w:val="24"/>
    </w:rPr>
  </w:style>
  <w:style w:type="character" w:customStyle="1" w:styleId="ListLabel82">
    <w:name w:val="ListLabel 82"/>
    <w:qFormat/>
    <w:rsid w:val="00AC503A"/>
    <w:rPr>
      <w:rFonts w:ascii="Cambria" w:hAnsi="Cambria" w:cs="Calibri"/>
      <w:sz w:val="24"/>
    </w:rPr>
  </w:style>
  <w:style w:type="character" w:customStyle="1" w:styleId="ListLabel83">
    <w:name w:val="ListLabel 83"/>
    <w:qFormat/>
    <w:rsid w:val="00AC503A"/>
    <w:rPr>
      <w:rFonts w:ascii="Cambria" w:hAnsi="Cambria" w:cs="Calibri"/>
      <w:sz w:val="24"/>
    </w:rPr>
  </w:style>
  <w:style w:type="character" w:customStyle="1" w:styleId="ListLabel84">
    <w:name w:val="ListLabel 84"/>
    <w:qFormat/>
    <w:rsid w:val="00AC503A"/>
    <w:rPr>
      <w:rFonts w:ascii="Cambria" w:hAnsi="Cambria" w:cs="Calibri"/>
      <w:b/>
      <w:sz w:val="28"/>
      <w:szCs w:val="24"/>
    </w:rPr>
  </w:style>
  <w:style w:type="character" w:customStyle="1" w:styleId="ListLabel85">
    <w:name w:val="ListLabel 85"/>
    <w:qFormat/>
    <w:rsid w:val="00AC503A"/>
    <w:rPr>
      <w:rFonts w:ascii="Cambria" w:hAnsi="Cambria"/>
      <w:b/>
      <w:sz w:val="24"/>
    </w:rPr>
  </w:style>
  <w:style w:type="character" w:customStyle="1" w:styleId="ListLabel86">
    <w:name w:val="ListLabel 86"/>
    <w:qFormat/>
    <w:rsid w:val="00AC503A"/>
    <w:rPr>
      <w:rFonts w:ascii="Cambria" w:hAnsi="Cambria"/>
      <w:b/>
      <w:sz w:val="24"/>
    </w:rPr>
  </w:style>
  <w:style w:type="character" w:customStyle="1" w:styleId="ListLabel87">
    <w:name w:val="ListLabel 87"/>
    <w:qFormat/>
    <w:rsid w:val="00AC503A"/>
    <w:rPr>
      <w:rFonts w:ascii="Cambria" w:hAnsi="Cambria" w:cs="Calibri"/>
      <w:color w:val="00000A"/>
      <w:sz w:val="24"/>
    </w:rPr>
  </w:style>
  <w:style w:type="character" w:customStyle="1" w:styleId="ListLabel88">
    <w:name w:val="ListLabel 88"/>
    <w:qFormat/>
    <w:rsid w:val="00AC503A"/>
    <w:rPr>
      <w:rFonts w:cs="Times New Roman"/>
    </w:rPr>
  </w:style>
  <w:style w:type="character" w:customStyle="1" w:styleId="ListLabel89">
    <w:name w:val="ListLabel 89"/>
    <w:qFormat/>
    <w:rsid w:val="00AC503A"/>
    <w:rPr>
      <w:rFonts w:ascii="Cambria" w:hAnsi="Cambria" w:cs="Calibri"/>
      <w:sz w:val="24"/>
    </w:rPr>
  </w:style>
  <w:style w:type="character" w:customStyle="1" w:styleId="ListLabel90">
    <w:name w:val="ListLabel 90"/>
    <w:qFormat/>
    <w:rsid w:val="00AC503A"/>
    <w:rPr>
      <w:b w:val="0"/>
      <w:sz w:val="24"/>
      <w:szCs w:val="24"/>
    </w:rPr>
  </w:style>
  <w:style w:type="character" w:customStyle="1" w:styleId="ListLabel91">
    <w:name w:val="ListLabel 91"/>
    <w:qFormat/>
    <w:rsid w:val="00AC503A"/>
    <w:rPr>
      <w:rFonts w:cs="Calibri"/>
    </w:rPr>
  </w:style>
  <w:style w:type="character" w:customStyle="1" w:styleId="ListLabel92">
    <w:name w:val="ListLabel 92"/>
    <w:qFormat/>
    <w:rsid w:val="00AC503A"/>
    <w:rPr>
      <w:rFonts w:cs="Times New Roman"/>
    </w:rPr>
  </w:style>
  <w:style w:type="character" w:customStyle="1" w:styleId="ListLabel93">
    <w:name w:val="ListLabel 93"/>
    <w:qFormat/>
    <w:rsid w:val="00AC503A"/>
    <w:rPr>
      <w:rFonts w:cs="Times New Roman"/>
    </w:rPr>
  </w:style>
  <w:style w:type="character" w:customStyle="1" w:styleId="ListLabel94">
    <w:name w:val="ListLabel 94"/>
    <w:qFormat/>
    <w:rsid w:val="00AC503A"/>
    <w:rPr>
      <w:rFonts w:cs="Times New Roman"/>
    </w:rPr>
  </w:style>
  <w:style w:type="character" w:customStyle="1" w:styleId="ListLabel95">
    <w:name w:val="ListLabel 95"/>
    <w:qFormat/>
    <w:rsid w:val="00AC503A"/>
    <w:rPr>
      <w:rFonts w:cs="Times New Roman"/>
    </w:rPr>
  </w:style>
  <w:style w:type="character" w:customStyle="1" w:styleId="ListLabel96">
    <w:name w:val="ListLabel 96"/>
    <w:qFormat/>
    <w:rsid w:val="00AC503A"/>
    <w:rPr>
      <w:rFonts w:cs="Times New Roman"/>
    </w:rPr>
  </w:style>
  <w:style w:type="character" w:customStyle="1" w:styleId="ListLabel97">
    <w:name w:val="ListLabel 97"/>
    <w:qFormat/>
    <w:rsid w:val="00AC503A"/>
    <w:rPr>
      <w:rFonts w:ascii="Cambria" w:hAnsi="Cambria" w:cs="Calibri"/>
      <w:sz w:val="24"/>
    </w:rPr>
  </w:style>
  <w:style w:type="character" w:customStyle="1" w:styleId="ListLabel98">
    <w:name w:val="ListLabel 98"/>
    <w:qFormat/>
    <w:rsid w:val="00AC503A"/>
    <w:rPr>
      <w:rFonts w:ascii="Cambria" w:hAnsi="Cambria" w:cs="Calibri"/>
      <w:sz w:val="24"/>
    </w:rPr>
  </w:style>
  <w:style w:type="character" w:customStyle="1" w:styleId="ListLabel99">
    <w:name w:val="ListLabel 99"/>
    <w:qFormat/>
    <w:rsid w:val="00AC503A"/>
    <w:rPr>
      <w:rFonts w:ascii="Cambria" w:hAnsi="Cambria" w:cs="Calibri"/>
      <w:color w:val="00000A"/>
      <w:sz w:val="24"/>
    </w:rPr>
  </w:style>
  <w:style w:type="character" w:customStyle="1" w:styleId="ListLabel100">
    <w:name w:val="ListLabel 100"/>
    <w:qFormat/>
    <w:rsid w:val="00AC503A"/>
    <w:rPr>
      <w:rFonts w:ascii="Cambria" w:hAnsi="Cambria" w:cs="Calibri"/>
      <w:sz w:val="24"/>
    </w:rPr>
  </w:style>
  <w:style w:type="character" w:customStyle="1" w:styleId="ListLabel101">
    <w:name w:val="ListLabel 101"/>
    <w:qFormat/>
    <w:rsid w:val="00AC503A"/>
    <w:rPr>
      <w:rFonts w:ascii="Cambria" w:hAnsi="Cambria" w:cs="Calibri"/>
      <w:sz w:val="24"/>
    </w:rPr>
  </w:style>
  <w:style w:type="character" w:customStyle="1" w:styleId="ListLabel102">
    <w:name w:val="ListLabel 102"/>
    <w:qFormat/>
    <w:rsid w:val="00AC503A"/>
    <w:rPr>
      <w:rFonts w:ascii="Cambria" w:hAnsi="Cambria" w:cs="Calibri"/>
      <w:sz w:val="24"/>
    </w:rPr>
  </w:style>
  <w:style w:type="character" w:customStyle="1" w:styleId="ListLabel103">
    <w:name w:val="ListLabel 103"/>
    <w:qFormat/>
    <w:rsid w:val="00AC503A"/>
    <w:rPr>
      <w:rFonts w:ascii="Cambria" w:hAnsi="Cambria" w:cs="Calibri"/>
      <w:sz w:val="24"/>
    </w:rPr>
  </w:style>
  <w:style w:type="character" w:customStyle="1" w:styleId="ListLabel104">
    <w:name w:val="ListLabel 104"/>
    <w:qFormat/>
    <w:rsid w:val="00AC503A"/>
    <w:rPr>
      <w:rFonts w:ascii="Cambria" w:hAnsi="Cambria" w:cs="Calibri"/>
      <w:sz w:val="24"/>
    </w:rPr>
  </w:style>
  <w:style w:type="character" w:customStyle="1" w:styleId="ListLabel105">
    <w:name w:val="ListLabel 105"/>
    <w:qFormat/>
    <w:rsid w:val="00AC503A"/>
    <w:rPr>
      <w:rFonts w:ascii="Cambria" w:hAnsi="Cambria" w:cs="Calibri"/>
      <w:b/>
      <w:sz w:val="28"/>
      <w:szCs w:val="24"/>
    </w:rPr>
  </w:style>
  <w:style w:type="character" w:customStyle="1" w:styleId="ListLabel106">
    <w:name w:val="ListLabel 106"/>
    <w:qFormat/>
    <w:rsid w:val="00AC503A"/>
    <w:rPr>
      <w:rFonts w:ascii="Cambria" w:hAnsi="Cambria"/>
      <w:b/>
      <w:sz w:val="24"/>
    </w:rPr>
  </w:style>
  <w:style w:type="character" w:customStyle="1" w:styleId="ListLabel107">
    <w:name w:val="ListLabel 107"/>
    <w:qFormat/>
    <w:rsid w:val="00AC503A"/>
    <w:rPr>
      <w:rFonts w:ascii="Cambria" w:hAnsi="Cambria"/>
      <w:b/>
      <w:sz w:val="24"/>
    </w:rPr>
  </w:style>
  <w:style w:type="character" w:customStyle="1" w:styleId="ListLabel108">
    <w:name w:val="ListLabel 108"/>
    <w:qFormat/>
    <w:rsid w:val="00AC503A"/>
    <w:rPr>
      <w:rFonts w:ascii="Cambria" w:hAnsi="Cambria" w:cs="Calibri"/>
      <w:color w:val="00000A"/>
      <w:sz w:val="24"/>
    </w:rPr>
  </w:style>
  <w:style w:type="character" w:customStyle="1" w:styleId="ListLabel109">
    <w:name w:val="ListLabel 109"/>
    <w:qFormat/>
    <w:rsid w:val="00AC503A"/>
    <w:rPr>
      <w:rFonts w:cs="Times New Roman"/>
    </w:rPr>
  </w:style>
  <w:style w:type="character" w:customStyle="1" w:styleId="ListLabel110">
    <w:name w:val="ListLabel 110"/>
    <w:qFormat/>
    <w:rsid w:val="00AC503A"/>
    <w:rPr>
      <w:rFonts w:cs="Calibri"/>
      <w:sz w:val="24"/>
    </w:rPr>
  </w:style>
  <w:style w:type="character" w:customStyle="1" w:styleId="ListLabel111">
    <w:name w:val="ListLabel 111"/>
    <w:qFormat/>
    <w:rsid w:val="00AC503A"/>
    <w:rPr>
      <w:b w:val="0"/>
      <w:sz w:val="24"/>
      <w:szCs w:val="24"/>
    </w:rPr>
  </w:style>
  <w:style w:type="character" w:customStyle="1" w:styleId="ListLabel112">
    <w:name w:val="ListLabel 112"/>
    <w:qFormat/>
    <w:rsid w:val="00AC503A"/>
    <w:rPr>
      <w:rFonts w:cs="Calibri"/>
    </w:rPr>
  </w:style>
  <w:style w:type="character" w:customStyle="1" w:styleId="ListLabel113">
    <w:name w:val="ListLabel 113"/>
    <w:qFormat/>
    <w:rsid w:val="00AC503A"/>
    <w:rPr>
      <w:rFonts w:cs="Times New Roman"/>
    </w:rPr>
  </w:style>
  <w:style w:type="character" w:customStyle="1" w:styleId="ListLabel114">
    <w:name w:val="ListLabel 114"/>
    <w:qFormat/>
    <w:rsid w:val="00AC503A"/>
    <w:rPr>
      <w:rFonts w:cs="Times New Roman"/>
    </w:rPr>
  </w:style>
  <w:style w:type="character" w:customStyle="1" w:styleId="ListLabel115">
    <w:name w:val="ListLabel 115"/>
    <w:qFormat/>
    <w:rsid w:val="00AC503A"/>
    <w:rPr>
      <w:rFonts w:cs="Times New Roman"/>
    </w:rPr>
  </w:style>
  <w:style w:type="character" w:customStyle="1" w:styleId="ListLabel116">
    <w:name w:val="ListLabel 116"/>
    <w:qFormat/>
    <w:rsid w:val="00AC503A"/>
    <w:rPr>
      <w:rFonts w:cs="Times New Roman"/>
    </w:rPr>
  </w:style>
  <w:style w:type="character" w:customStyle="1" w:styleId="ListLabel117">
    <w:name w:val="ListLabel 117"/>
    <w:qFormat/>
    <w:rsid w:val="00AC503A"/>
    <w:rPr>
      <w:rFonts w:cs="Times New Roman"/>
    </w:rPr>
  </w:style>
  <w:style w:type="character" w:customStyle="1" w:styleId="ListLabel118">
    <w:name w:val="ListLabel 118"/>
    <w:qFormat/>
    <w:rsid w:val="00AC503A"/>
    <w:rPr>
      <w:rFonts w:cs="Calibri"/>
      <w:sz w:val="24"/>
    </w:rPr>
  </w:style>
  <w:style w:type="character" w:customStyle="1" w:styleId="ListLabel119">
    <w:name w:val="ListLabel 119"/>
    <w:qFormat/>
    <w:rsid w:val="00AC503A"/>
    <w:rPr>
      <w:rFonts w:cs="Calibri"/>
      <w:sz w:val="24"/>
    </w:rPr>
  </w:style>
  <w:style w:type="character" w:customStyle="1" w:styleId="ListLabel120">
    <w:name w:val="ListLabel 120"/>
    <w:qFormat/>
    <w:rsid w:val="00AC503A"/>
    <w:rPr>
      <w:rFonts w:cs="Calibri"/>
      <w:color w:val="00000A"/>
      <w:sz w:val="24"/>
    </w:rPr>
  </w:style>
  <w:style w:type="character" w:customStyle="1" w:styleId="ListLabel121">
    <w:name w:val="ListLabel 121"/>
    <w:qFormat/>
    <w:rsid w:val="00AC503A"/>
    <w:rPr>
      <w:rFonts w:cs="Calibri"/>
      <w:sz w:val="24"/>
    </w:rPr>
  </w:style>
  <w:style w:type="character" w:customStyle="1" w:styleId="ListLabel122">
    <w:name w:val="ListLabel 122"/>
    <w:qFormat/>
    <w:rsid w:val="00AC503A"/>
    <w:rPr>
      <w:rFonts w:cs="Calibri"/>
      <w:sz w:val="24"/>
    </w:rPr>
  </w:style>
  <w:style w:type="character" w:customStyle="1" w:styleId="ListLabel123">
    <w:name w:val="ListLabel 123"/>
    <w:qFormat/>
    <w:rsid w:val="00AC503A"/>
    <w:rPr>
      <w:rFonts w:cs="Calibri"/>
      <w:sz w:val="24"/>
    </w:rPr>
  </w:style>
  <w:style w:type="character" w:customStyle="1" w:styleId="ListLabel124">
    <w:name w:val="ListLabel 124"/>
    <w:qFormat/>
    <w:rsid w:val="00AC503A"/>
    <w:rPr>
      <w:rFonts w:cs="Calibri"/>
      <w:sz w:val="24"/>
    </w:rPr>
  </w:style>
  <w:style w:type="character" w:customStyle="1" w:styleId="ListLabel125">
    <w:name w:val="ListLabel 125"/>
    <w:qFormat/>
    <w:rsid w:val="00AC503A"/>
    <w:rPr>
      <w:rFonts w:cs="Calibri"/>
      <w:sz w:val="24"/>
    </w:rPr>
  </w:style>
  <w:style w:type="character" w:customStyle="1" w:styleId="ListLabel126">
    <w:name w:val="ListLabel 126"/>
    <w:qFormat/>
    <w:rsid w:val="00AC503A"/>
    <w:rPr>
      <w:rFonts w:cs="Calibri"/>
      <w:b/>
      <w:sz w:val="28"/>
      <w:szCs w:val="24"/>
    </w:rPr>
  </w:style>
  <w:style w:type="character" w:customStyle="1" w:styleId="ListLabel127">
    <w:name w:val="ListLabel 127"/>
    <w:qFormat/>
    <w:rsid w:val="00AC503A"/>
    <w:rPr>
      <w:b/>
      <w:sz w:val="24"/>
    </w:rPr>
  </w:style>
  <w:style w:type="character" w:customStyle="1" w:styleId="ListLabel128">
    <w:name w:val="ListLabel 128"/>
    <w:qFormat/>
    <w:rsid w:val="00AC503A"/>
    <w:rPr>
      <w:b/>
      <w:sz w:val="24"/>
    </w:rPr>
  </w:style>
  <w:style w:type="character" w:customStyle="1" w:styleId="ListLabel129">
    <w:name w:val="ListLabel 129"/>
    <w:qFormat/>
    <w:rsid w:val="00AC503A"/>
    <w:rPr>
      <w:rFonts w:cs="Calibri"/>
      <w:color w:val="00000A"/>
      <w:sz w:val="24"/>
    </w:rPr>
  </w:style>
  <w:style w:type="character" w:customStyle="1" w:styleId="ListLabel130">
    <w:name w:val="ListLabel 130"/>
    <w:qFormat/>
    <w:rsid w:val="00AC503A"/>
    <w:rPr>
      <w:rFonts w:cs="Times New Roman"/>
    </w:rPr>
  </w:style>
  <w:style w:type="character" w:customStyle="1" w:styleId="ListLabel131">
    <w:name w:val="ListLabel 131"/>
    <w:qFormat/>
    <w:rsid w:val="00AC503A"/>
    <w:rPr>
      <w:rFonts w:cs="Calibri"/>
      <w:sz w:val="24"/>
    </w:rPr>
  </w:style>
  <w:style w:type="character" w:customStyle="1" w:styleId="ListLabel132">
    <w:name w:val="ListLabel 132"/>
    <w:qFormat/>
    <w:rsid w:val="00AC503A"/>
    <w:rPr>
      <w:b w:val="0"/>
      <w:sz w:val="24"/>
      <w:szCs w:val="24"/>
    </w:rPr>
  </w:style>
  <w:style w:type="character" w:customStyle="1" w:styleId="ListLabel133">
    <w:name w:val="ListLabel 133"/>
    <w:qFormat/>
    <w:rsid w:val="00AC503A"/>
    <w:rPr>
      <w:rFonts w:cs="Calibri"/>
    </w:rPr>
  </w:style>
  <w:style w:type="character" w:customStyle="1" w:styleId="ListLabel134">
    <w:name w:val="ListLabel 134"/>
    <w:qFormat/>
    <w:rsid w:val="00AC503A"/>
    <w:rPr>
      <w:rFonts w:cs="Times New Roman"/>
    </w:rPr>
  </w:style>
  <w:style w:type="character" w:customStyle="1" w:styleId="ListLabel135">
    <w:name w:val="ListLabel 135"/>
    <w:qFormat/>
    <w:rsid w:val="00AC503A"/>
    <w:rPr>
      <w:rFonts w:cs="Times New Roman"/>
    </w:rPr>
  </w:style>
  <w:style w:type="character" w:customStyle="1" w:styleId="ListLabel136">
    <w:name w:val="ListLabel 136"/>
    <w:qFormat/>
    <w:rsid w:val="00AC503A"/>
    <w:rPr>
      <w:rFonts w:cs="Times New Roman"/>
    </w:rPr>
  </w:style>
  <w:style w:type="character" w:customStyle="1" w:styleId="ListLabel137">
    <w:name w:val="ListLabel 137"/>
    <w:qFormat/>
    <w:rsid w:val="00AC503A"/>
    <w:rPr>
      <w:rFonts w:cs="Times New Roman"/>
    </w:rPr>
  </w:style>
  <w:style w:type="character" w:customStyle="1" w:styleId="ListLabel138">
    <w:name w:val="ListLabel 138"/>
    <w:qFormat/>
    <w:rsid w:val="00AC503A"/>
    <w:rPr>
      <w:rFonts w:cs="Times New Roman"/>
    </w:rPr>
  </w:style>
  <w:style w:type="character" w:customStyle="1" w:styleId="ListLabel139">
    <w:name w:val="ListLabel 139"/>
    <w:qFormat/>
    <w:rsid w:val="00AC503A"/>
    <w:rPr>
      <w:rFonts w:cs="Calibri"/>
      <w:sz w:val="24"/>
    </w:rPr>
  </w:style>
  <w:style w:type="character" w:customStyle="1" w:styleId="ListLabel140">
    <w:name w:val="ListLabel 140"/>
    <w:qFormat/>
    <w:rsid w:val="00AC503A"/>
    <w:rPr>
      <w:rFonts w:cs="Calibri"/>
      <w:sz w:val="24"/>
    </w:rPr>
  </w:style>
  <w:style w:type="character" w:customStyle="1" w:styleId="ListLabel141">
    <w:name w:val="ListLabel 141"/>
    <w:qFormat/>
    <w:rsid w:val="00AC503A"/>
    <w:rPr>
      <w:rFonts w:cs="Calibri"/>
      <w:color w:val="00000A"/>
      <w:sz w:val="24"/>
    </w:rPr>
  </w:style>
  <w:style w:type="character" w:customStyle="1" w:styleId="ListLabel142">
    <w:name w:val="ListLabel 142"/>
    <w:qFormat/>
    <w:rsid w:val="00AC503A"/>
    <w:rPr>
      <w:rFonts w:cs="Calibri"/>
      <w:sz w:val="24"/>
    </w:rPr>
  </w:style>
  <w:style w:type="character" w:customStyle="1" w:styleId="ListLabel143">
    <w:name w:val="ListLabel 143"/>
    <w:qFormat/>
    <w:rsid w:val="00AC503A"/>
    <w:rPr>
      <w:rFonts w:cs="Calibri"/>
      <w:sz w:val="24"/>
    </w:rPr>
  </w:style>
  <w:style w:type="character" w:customStyle="1" w:styleId="ListLabel144">
    <w:name w:val="ListLabel 144"/>
    <w:qFormat/>
    <w:rsid w:val="00AC503A"/>
    <w:rPr>
      <w:rFonts w:cs="Calibri"/>
      <w:sz w:val="24"/>
    </w:rPr>
  </w:style>
  <w:style w:type="character" w:customStyle="1" w:styleId="ListLabel145">
    <w:name w:val="ListLabel 145"/>
    <w:qFormat/>
    <w:rsid w:val="00AC503A"/>
    <w:rPr>
      <w:rFonts w:cs="Calibri"/>
      <w:sz w:val="24"/>
    </w:rPr>
  </w:style>
  <w:style w:type="character" w:customStyle="1" w:styleId="ListLabel146">
    <w:name w:val="ListLabel 146"/>
    <w:qFormat/>
    <w:rsid w:val="00AC503A"/>
    <w:rPr>
      <w:rFonts w:cs="Calibri"/>
      <w:sz w:val="24"/>
    </w:rPr>
  </w:style>
  <w:style w:type="character" w:customStyle="1" w:styleId="ListLabel147">
    <w:name w:val="ListLabel 147"/>
    <w:qFormat/>
    <w:rsid w:val="00AC503A"/>
    <w:rPr>
      <w:rFonts w:cs="Calibri"/>
      <w:b/>
      <w:sz w:val="28"/>
      <w:szCs w:val="24"/>
    </w:rPr>
  </w:style>
  <w:style w:type="character" w:customStyle="1" w:styleId="ListLabel148">
    <w:name w:val="ListLabel 148"/>
    <w:qFormat/>
    <w:rsid w:val="00AC503A"/>
    <w:rPr>
      <w:b/>
      <w:sz w:val="24"/>
    </w:rPr>
  </w:style>
  <w:style w:type="character" w:customStyle="1" w:styleId="ListLabel149">
    <w:name w:val="ListLabel 149"/>
    <w:qFormat/>
    <w:rsid w:val="00AC503A"/>
    <w:rPr>
      <w:b/>
      <w:sz w:val="24"/>
    </w:rPr>
  </w:style>
  <w:style w:type="character" w:customStyle="1" w:styleId="ListLabel150">
    <w:name w:val="ListLabel 150"/>
    <w:qFormat/>
    <w:rsid w:val="00AC503A"/>
    <w:rPr>
      <w:rFonts w:cs="Calibri"/>
      <w:color w:val="00000A"/>
      <w:sz w:val="24"/>
    </w:rPr>
  </w:style>
  <w:style w:type="paragraph" w:customStyle="1" w:styleId="Nagwek1">
    <w:name w:val="Nagłówek1"/>
    <w:basedOn w:val="Normalny"/>
    <w:next w:val="Tekstpodstawowy"/>
    <w:link w:val="NagwekZnak"/>
    <w:qFormat/>
    <w:rsid w:val="00AC503A"/>
    <w:pPr>
      <w:keepNext/>
      <w:spacing w:before="240" w:after="120"/>
    </w:pPr>
    <w:rPr>
      <w:rFonts w:ascii="Liberation Sans" w:eastAsia="Microsoft YaHei" w:hAnsi="Liberation Sans" w:cs="Arial"/>
      <w:sz w:val="28"/>
      <w:szCs w:val="28"/>
    </w:rPr>
  </w:style>
  <w:style w:type="paragraph" w:styleId="Tekstpodstawowy">
    <w:name w:val="Body Text"/>
    <w:basedOn w:val="Normalny"/>
    <w:link w:val="TekstpodstawowyZnak"/>
    <w:rsid w:val="00C605B1"/>
    <w:pPr>
      <w:spacing w:after="140" w:line="288" w:lineRule="auto"/>
    </w:pPr>
    <w:rPr>
      <w:rFonts w:ascii="Liberation Serif" w:eastAsia="SimSun" w:hAnsi="Liberation Serif" w:cs="Arial"/>
      <w:kern w:val="2"/>
      <w:sz w:val="24"/>
      <w:szCs w:val="24"/>
      <w:lang w:eastAsia="zh-CN" w:bidi="hi-IN"/>
    </w:rPr>
  </w:style>
  <w:style w:type="paragraph" w:styleId="Lista">
    <w:name w:val="List"/>
    <w:basedOn w:val="Tekstpodstawowy"/>
    <w:rsid w:val="00AC503A"/>
  </w:style>
  <w:style w:type="paragraph" w:customStyle="1" w:styleId="Legenda1">
    <w:name w:val="Legenda1"/>
    <w:basedOn w:val="Normalny"/>
    <w:qFormat/>
    <w:rsid w:val="00AC503A"/>
    <w:pPr>
      <w:suppressLineNumbers/>
      <w:spacing w:before="120" w:after="120"/>
    </w:pPr>
    <w:rPr>
      <w:rFonts w:cs="Arial"/>
      <w:i/>
      <w:iCs/>
      <w:sz w:val="24"/>
      <w:szCs w:val="24"/>
    </w:rPr>
  </w:style>
  <w:style w:type="paragraph" w:customStyle="1" w:styleId="Indeks">
    <w:name w:val="Indeks"/>
    <w:basedOn w:val="Normalny"/>
    <w:qFormat/>
    <w:rsid w:val="00AC503A"/>
    <w:pPr>
      <w:suppressLineNumbers/>
    </w:pPr>
    <w:rPr>
      <w:rFonts w:cs="Arial"/>
    </w:rPr>
  </w:style>
  <w:style w:type="paragraph" w:styleId="Legenda">
    <w:name w:val="caption"/>
    <w:basedOn w:val="Normalny"/>
    <w:qFormat/>
    <w:rsid w:val="00AC503A"/>
    <w:pPr>
      <w:suppressLineNumbers/>
      <w:spacing w:before="120" w:after="120"/>
    </w:pPr>
    <w:rPr>
      <w:rFonts w:cs="Arial"/>
      <w:i/>
      <w:iCs/>
      <w:sz w:val="24"/>
      <w:szCs w:val="24"/>
    </w:rPr>
  </w:style>
  <w:style w:type="paragraph" w:customStyle="1" w:styleId="Nagwek2">
    <w:name w:val="Nagłówek2"/>
    <w:basedOn w:val="Normalny"/>
    <w:uiPriority w:val="99"/>
    <w:semiHidden/>
    <w:unhideWhenUsed/>
    <w:rsid w:val="00D5674E"/>
    <w:pPr>
      <w:tabs>
        <w:tab w:val="center" w:pos="4536"/>
        <w:tab w:val="right" w:pos="9072"/>
      </w:tabs>
      <w:spacing w:line="240" w:lineRule="auto"/>
    </w:pPr>
  </w:style>
  <w:style w:type="paragraph" w:styleId="Akapitzlist">
    <w:name w:val="List Paragraph"/>
    <w:basedOn w:val="Normalny"/>
    <w:uiPriority w:val="34"/>
    <w:qFormat/>
    <w:rsid w:val="007C2B07"/>
    <w:pPr>
      <w:spacing w:before="80" w:after="80" w:line="276" w:lineRule="auto"/>
      <w:ind w:left="720"/>
      <w:contextualSpacing/>
    </w:pPr>
    <w:rPr>
      <w:rFonts w:asciiTheme="majorHAnsi" w:eastAsia="Arial" w:hAnsiTheme="majorHAnsi" w:cs="Arial"/>
      <w:color w:val="000000"/>
      <w:sz w:val="24"/>
      <w:lang w:eastAsia="en-GB"/>
    </w:rPr>
  </w:style>
  <w:style w:type="paragraph" w:styleId="NormalnyWeb">
    <w:name w:val="Normal (Web)"/>
    <w:basedOn w:val="Normalny"/>
    <w:uiPriority w:val="99"/>
    <w:semiHidden/>
    <w:unhideWhenUsed/>
    <w:qFormat/>
    <w:rsid w:val="00111CE3"/>
    <w:pPr>
      <w:spacing w:beforeAutospacing="1" w:afterAutospacing="1" w:line="240" w:lineRule="auto"/>
    </w:pPr>
    <w:rPr>
      <w:rFonts w:ascii="Times New Roman" w:eastAsia="Times New Roman" w:hAnsi="Times New Roman" w:cs="Times New Roman"/>
      <w:sz w:val="24"/>
      <w:szCs w:val="24"/>
      <w:lang w:eastAsia="pl-PL"/>
    </w:rPr>
  </w:style>
  <w:style w:type="paragraph" w:styleId="Tekstkomentarza">
    <w:name w:val="annotation text"/>
    <w:basedOn w:val="Normalny"/>
    <w:link w:val="TekstkomentarzaZnak"/>
    <w:uiPriority w:val="99"/>
    <w:unhideWhenUsed/>
    <w:qFormat/>
    <w:rsid w:val="00111CE3"/>
    <w:pPr>
      <w:spacing w:line="240" w:lineRule="auto"/>
    </w:pPr>
    <w:rPr>
      <w:sz w:val="20"/>
      <w:szCs w:val="20"/>
    </w:rPr>
  </w:style>
  <w:style w:type="paragraph" w:styleId="Tekstdymka">
    <w:name w:val="Balloon Text"/>
    <w:basedOn w:val="Normalny"/>
    <w:link w:val="TekstdymkaZnak"/>
    <w:uiPriority w:val="99"/>
    <w:semiHidden/>
    <w:unhideWhenUsed/>
    <w:qFormat/>
    <w:rsid w:val="00111CE3"/>
    <w:pPr>
      <w:spacing w:line="240" w:lineRule="auto"/>
    </w:pPr>
    <w:rPr>
      <w:rFonts w:ascii="Tahoma" w:hAnsi="Tahoma" w:cs="Tahoma"/>
      <w:sz w:val="16"/>
      <w:szCs w:val="16"/>
    </w:rPr>
  </w:style>
  <w:style w:type="paragraph" w:customStyle="1" w:styleId="Stopka1">
    <w:name w:val="Stopka1"/>
    <w:basedOn w:val="Normalny"/>
    <w:link w:val="FooterChar"/>
    <w:uiPriority w:val="99"/>
    <w:unhideWhenUsed/>
    <w:rsid w:val="00D5674E"/>
    <w:pPr>
      <w:tabs>
        <w:tab w:val="center" w:pos="4536"/>
        <w:tab w:val="right" w:pos="9072"/>
      </w:tabs>
      <w:spacing w:line="240" w:lineRule="auto"/>
    </w:pPr>
  </w:style>
  <w:style w:type="paragraph" w:styleId="Tematkomentarza">
    <w:name w:val="annotation subject"/>
    <w:basedOn w:val="Tekstkomentarza"/>
    <w:link w:val="TematkomentarzaZnak"/>
    <w:uiPriority w:val="99"/>
    <w:semiHidden/>
    <w:unhideWhenUsed/>
    <w:qFormat/>
    <w:rsid w:val="00851AA5"/>
    <w:rPr>
      <w:b/>
      <w:bCs/>
    </w:rPr>
  </w:style>
  <w:style w:type="paragraph" w:customStyle="1" w:styleId="Zawartoramki">
    <w:name w:val="Zawartość ramki"/>
    <w:basedOn w:val="Normalny"/>
    <w:qFormat/>
    <w:rsid w:val="00AC503A"/>
  </w:style>
  <w:style w:type="table" w:styleId="Tabela-Siatka">
    <w:name w:val="Table Grid"/>
    <w:basedOn w:val="Standardowy"/>
    <w:uiPriority w:val="59"/>
    <w:rsid w:val="002D2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rsid w:val="00C43922"/>
    <w:rPr>
      <w:color w:val="0000FF" w:themeColor="hyperlink"/>
      <w:u w:val="single"/>
    </w:rPr>
  </w:style>
  <w:style w:type="character" w:styleId="Nierozpoznanawzmianka">
    <w:name w:val="Unresolved Mention"/>
    <w:basedOn w:val="Domylnaczcionkaakapitu"/>
    <w:uiPriority w:val="99"/>
    <w:semiHidden/>
    <w:unhideWhenUsed/>
    <w:rsid w:val="00385097"/>
    <w:rPr>
      <w:color w:val="605E5C"/>
      <w:shd w:val="clear" w:color="auto" w:fill="E1DFDD"/>
    </w:rPr>
  </w:style>
  <w:style w:type="paragraph" w:styleId="Nagwek">
    <w:name w:val="header"/>
    <w:basedOn w:val="Normalny"/>
    <w:link w:val="NagwekZnak1"/>
    <w:uiPriority w:val="99"/>
    <w:unhideWhenUsed/>
    <w:rsid w:val="00195269"/>
    <w:pPr>
      <w:tabs>
        <w:tab w:val="center" w:pos="4536"/>
        <w:tab w:val="right" w:pos="9072"/>
      </w:tabs>
      <w:spacing w:line="240" w:lineRule="auto"/>
    </w:pPr>
  </w:style>
  <w:style w:type="character" w:customStyle="1" w:styleId="NagwekZnak1">
    <w:name w:val="Nagłówek Znak1"/>
    <w:basedOn w:val="Domylnaczcionkaakapitu"/>
    <w:link w:val="Nagwek"/>
    <w:uiPriority w:val="99"/>
    <w:rsid w:val="00195269"/>
    <w:rPr>
      <w:rFonts w:ascii="Calibri" w:eastAsia="Calibri" w:hAnsi="Calibri"/>
      <w:color w:val="00000A"/>
      <w:sz w:val="22"/>
    </w:rPr>
  </w:style>
  <w:style w:type="paragraph" w:styleId="Stopka">
    <w:name w:val="footer"/>
    <w:basedOn w:val="Normalny"/>
    <w:link w:val="StopkaZnak"/>
    <w:uiPriority w:val="99"/>
    <w:unhideWhenUsed/>
    <w:rsid w:val="00195269"/>
    <w:pPr>
      <w:tabs>
        <w:tab w:val="center" w:pos="4536"/>
        <w:tab w:val="right" w:pos="9072"/>
      </w:tabs>
      <w:spacing w:line="240" w:lineRule="auto"/>
    </w:pPr>
  </w:style>
  <w:style w:type="character" w:customStyle="1" w:styleId="StopkaZnak">
    <w:name w:val="Stopka Znak"/>
    <w:basedOn w:val="Domylnaczcionkaakapitu"/>
    <w:link w:val="Stopka"/>
    <w:uiPriority w:val="99"/>
    <w:rsid w:val="00195269"/>
    <w:rPr>
      <w:rFonts w:ascii="Calibri" w:eastAsia="Calibri" w:hAnsi="Calibri"/>
      <w:color w:val="00000A"/>
      <w:sz w:val="22"/>
    </w:rPr>
  </w:style>
  <w:style w:type="paragraph" w:customStyle="1" w:styleId="LO-normal">
    <w:name w:val="LO-normal"/>
    <w:qFormat/>
    <w:rsid w:val="00E027F6"/>
    <w:rPr>
      <w:rFonts w:ascii="Calibri" w:eastAsia="NSimSun" w:hAnsi="Calibri" w:cs="Arial"/>
      <w:szCs w:val="20"/>
      <w:lang w:eastAsia="zh-CN" w:bidi="hi-IN"/>
    </w:rPr>
  </w:style>
  <w:style w:type="paragraph" w:styleId="Poprawka">
    <w:name w:val="Revision"/>
    <w:hidden/>
    <w:uiPriority w:val="99"/>
    <w:semiHidden/>
    <w:rsid w:val="00DB6F1F"/>
    <w:rPr>
      <w:rFonts w:ascii="Calibri" w:eastAsia="Calibri" w:hAnsi="Calibri"/>
      <w:color w:val="00000A"/>
      <w:sz w:val="22"/>
    </w:rPr>
  </w:style>
  <w:style w:type="paragraph" w:styleId="Tekstprzypisukocowego">
    <w:name w:val="endnote text"/>
    <w:basedOn w:val="Normalny"/>
    <w:link w:val="TekstprzypisukocowegoZnak"/>
    <w:uiPriority w:val="99"/>
    <w:semiHidden/>
    <w:unhideWhenUsed/>
    <w:rsid w:val="00F461BE"/>
    <w:pPr>
      <w:spacing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F461BE"/>
    <w:rPr>
      <w:rFonts w:ascii="Calibri" w:eastAsia="Calibri" w:hAnsi="Calibri"/>
      <w:color w:val="00000A"/>
      <w:szCs w:val="20"/>
    </w:rPr>
  </w:style>
  <w:style w:type="character" w:styleId="Odwoanieprzypisukocowego">
    <w:name w:val="endnote reference"/>
    <w:basedOn w:val="Domylnaczcionkaakapitu"/>
    <w:uiPriority w:val="99"/>
    <w:semiHidden/>
    <w:unhideWhenUsed/>
    <w:rsid w:val="00F461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076074">
      <w:bodyDiv w:val="1"/>
      <w:marLeft w:val="0"/>
      <w:marRight w:val="0"/>
      <w:marTop w:val="0"/>
      <w:marBottom w:val="0"/>
      <w:divBdr>
        <w:top w:val="none" w:sz="0" w:space="0" w:color="auto"/>
        <w:left w:val="none" w:sz="0" w:space="0" w:color="auto"/>
        <w:bottom w:val="none" w:sz="0" w:space="0" w:color="auto"/>
        <w:right w:val="none" w:sz="0" w:space="0" w:color="auto"/>
      </w:divBdr>
      <w:divsChild>
        <w:div w:id="1456869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3350809">
              <w:marLeft w:val="0"/>
              <w:marRight w:val="0"/>
              <w:marTop w:val="0"/>
              <w:marBottom w:val="0"/>
              <w:divBdr>
                <w:top w:val="none" w:sz="0" w:space="0" w:color="auto"/>
                <w:left w:val="none" w:sz="0" w:space="0" w:color="auto"/>
                <w:bottom w:val="none" w:sz="0" w:space="0" w:color="auto"/>
                <w:right w:val="none" w:sz="0" w:space="0" w:color="auto"/>
              </w:divBdr>
              <w:divsChild>
                <w:div w:id="1735004693">
                  <w:marLeft w:val="0"/>
                  <w:marRight w:val="0"/>
                  <w:marTop w:val="0"/>
                  <w:marBottom w:val="0"/>
                  <w:divBdr>
                    <w:top w:val="none" w:sz="0" w:space="0" w:color="auto"/>
                    <w:left w:val="none" w:sz="0" w:space="0" w:color="auto"/>
                    <w:bottom w:val="none" w:sz="0" w:space="0" w:color="auto"/>
                    <w:right w:val="none" w:sz="0" w:space="0" w:color="auto"/>
                  </w:divBdr>
                  <w:divsChild>
                    <w:div w:id="261574254">
                      <w:marLeft w:val="0"/>
                      <w:marRight w:val="0"/>
                      <w:marTop w:val="0"/>
                      <w:marBottom w:val="0"/>
                      <w:divBdr>
                        <w:top w:val="none" w:sz="0" w:space="0" w:color="auto"/>
                        <w:left w:val="none" w:sz="0" w:space="0" w:color="auto"/>
                        <w:bottom w:val="none" w:sz="0" w:space="0" w:color="auto"/>
                        <w:right w:val="none" w:sz="0" w:space="0" w:color="auto"/>
                      </w:divBdr>
                      <w:divsChild>
                        <w:div w:id="1741059497">
                          <w:marLeft w:val="0"/>
                          <w:marRight w:val="0"/>
                          <w:marTop w:val="0"/>
                          <w:marBottom w:val="0"/>
                          <w:divBdr>
                            <w:top w:val="none" w:sz="0" w:space="0" w:color="auto"/>
                            <w:left w:val="none" w:sz="0" w:space="0" w:color="auto"/>
                            <w:bottom w:val="none" w:sz="0" w:space="0" w:color="auto"/>
                            <w:right w:val="none" w:sz="0" w:space="0" w:color="auto"/>
                          </w:divBdr>
                          <w:divsChild>
                            <w:div w:id="686756154">
                              <w:marLeft w:val="0"/>
                              <w:marRight w:val="0"/>
                              <w:marTop w:val="0"/>
                              <w:marBottom w:val="0"/>
                              <w:divBdr>
                                <w:top w:val="none" w:sz="0" w:space="0" w:color="auto"/>
                                <w:left w:val="none" w:sz="0" w:space="0" w:color="auto"/>
                                <w:bottom w:val="none" w:sz="0" w:space="0" w:color="auto"/>
                                <w:right w:val="none" w:sz="0" w:space="0" w:color="auto"/>
                              </w:divBdr>
                              <w:divsChild>
                                <w:div w:id="1755660847">
                                  <w:marLeft w:val="0"/>
                                  <w:marRight w:val="0"/>
                                  <w:marTop w:val="0"/>
                                  <w:marBottom w:val="0"/>
                                  <w:divBdr>
                                    <w:top w:val="none" w:sz="0" w:space="0" w:color="auto"/>
                                    <w:left w:val="none" w:sz="0" w:space="0" w:color="auto"/>
                                    <w:bottom w:val="none" w:sz="0" w:space="0" w:color="auto"/>
                                    <w:right w:val="none" w:sz="0" w:space="0" w:color="auto"/>
                                  </w:divBdr>
                                  <w:divsChild>
                                    <w:div w:id="94654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okik.gov.pl/sprawy_indywidualne.php"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uokik.gov.pl/pozasadowe_rozwiazywanie_sporow_konsumenckich.php"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c.europa.eu/consumers/odr/" TargetMode="Externa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yperlink" Target="mailto:porady@dlakonsumentow.pl" TargetMode="External"/><Relationship Id="rId4" Type="http://schemas.openxmlformats.org/officeDocument/2006/relationships/webSettings" Target="webSettings.xml"/><Relationship Id="rId9" Type="http://schemas.openxmlformats.org/officeDocument/2006/relationships/hyperlink" Target="http://www.uokik.gov.pl/wazne_adresy.php" TargetMode="External"/><Relationship Id="rId1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18</Pages>
  <Words>10345</Words>
  <Characters>62074</Characters>
  <Application>Microsoft Office Word</Application>
  <DocSecurity>0</DocSecurity>
  <Lines>517</Lines>
  <Paragraphs>144</Paragraphs>
  <ScaleCrop>false</ScaleCrop>
  <HeadingPairs>
    <vt:vector size="2" baseType="variant">
      <vt:variant>
        <vt:lpstr>Tytuł</vt:lpstr>
      </vt:variant>
      <vt:variant>
        <vt:i4>1</vt:i4>
      </vt:variant>
    </vt:vector>
  </HeadingPairs>
  <TitlesOfParts>
    <vt:vector size="1" baseType="lpstr">
      <vt:lpstr/>
    </vt:vector>
  </TitlesOfParts>
  <Company>KPMG</Company>
  <LinksUpToDate>false</LinksUpToDate>
  <CharactersWithSpaces>72275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Wycykał</dc:creator>
  <dc:description/>
  <cp:lastModifiedBy>Adam Piątek</cp:lastModifiedBy>
  <cp:revision>3</cp:revision>
  <dcterms:created xsi:type="dcterms:W3CDTF">2022-01-31T23:46:00Z</dcterms:created>
  <dcterms:modified xsi:type="dcterms:W3CDTF">2022-01-31T23:48:00Z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KPMG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